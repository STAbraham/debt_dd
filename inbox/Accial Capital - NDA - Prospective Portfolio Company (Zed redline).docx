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E348" w14:textId="77777777" w:rsidR="001108E6" w:rsidRPr="0099186E" w:rsidRDefault="00E74131" w:rsidP="00890357">
      <w:pPr>
        <w:ind w:left="720"/>
        <w:jc w:val="center"/>
        <w:rPr>
          <w:rFonts w:ascii="Calibri" w:hAnsi="Calibri" w:cs="Calibri"/>
          <w:b/>
        </w:rPr>
      </w:pPr>
      <w:r w:rsidRPr="0099186E">
        <w:rPr>
          <w:rFonts w:ascii="Calibri" w:hAnsi="Calibri" w:cs="Calibri"/>
          <w:b/>
        </w:rPr>
        <w:t>Mutual Non-Disc</w:t>
      </w:r>
      <w:r w:rsidR="00FF000E" w:rsidRPr="0099186E">
        <w:rPr>
          <w:rFonts w:ascii="Calibri" w:hAnsi="Calibri" w:cs="Calibri"/>
          <w:b/>
        </w:rPr>
        <w:t>losure Agreement</w:t>
      </w:r>
    </w:p>
    <w:p w14:paraId="30F8E349" w14:textId="77777777" w:rsidR="001108E6" w:rsidRPr="0099186E" w:rsidRDefault="001108E6" w:rsidP="00C86343">
      <w:pPr>
        <w:ind w:left="720"/>
        <w:jc w:val="both"/>
        <w:rPr>
          <w:rFonts w:ascii="Calibri" w:hAnsi="Calibri" w:cs="Calibri"/>
        </w:rPr>
      </w:pPr>
    </w:p>
    <w:p w14:paraId="30F8E34A" w14:textId="0D54F7BE" w:rsidR="007E4F19" w:rsidRPr="0099186E" w:rsidRDefault="007E4F19" w:rsidP="00C86343">
      <w:pPr>
        <w:ind w:left="720"/>
        <w:jc w:val="both"/>
        <w:rPr>
          <w:rFonts w:ascii="Calibri" w:hAnsi="Calibri" w:cs="Calibri"/>
        </w:rPr>
      </w:pPr>
      <w:r w:rsidRPr="0099186E">
        <w:rPr>
          <w:rFonts w:ascii="Calibri" w:hAnsi="Calibri" w:cs="Calibri"/>
        </w:rPr>
        <w:t>This Mutual Non-Disclosure Agreement (the “</w:t>
      </w:r>
      <w:r w:rsidRPr="009B6260">
        <w:rPr>
          <w:rFonts w:ascii="Calibri" w:hAnsi="Calibri" w:cs="Calibri"/>
          <w:b/>
          <w:bCs/>
        </w:rPr>
        <w:t>Agreement</w:t>
      </w:r>
      <w:r w:rsidRPr="0099186E">
        <w:rPr>
          <w:rFonts w:ascii="Calibri" w:hAnsi="Calibri" w:cs="Calibri"/>
        </w:rPr>
        <w:t xml:space="preserve">”) </w:t>
      </w:r>
      <w:r w:rsidR="00052E4E">
        <w:rPr>
          <w:rFonts w:ascii="Calibri" w:hAnsi="Calibri" w:cs="Calibri"/>
        </w:rPr>
        <w:t xml:space="preserve">dated as of </w:t>
      </w:r>
      <w:r w:rsidRPr="0099186E">
        <w:rPr>
          <w:rFonts w:ascii="Calibri" w:hAnsi="Calibri" w:cs="Calibri"/>
        </w:rPr>
        <w:t xml:space="preserve"> </w:t>
      </w:r>
      <w:r w:rsidR="002D3A2E" w:rsidRPr="0099186E">
        <w:rPr>
          <w:rFonts w:ascii="Calibri" w:hAnsi="Calibri" w:cs="Calibri"/>
          <w:highlight w:val="yellow"/>
        </w:rPr>
        <w:t>[date]</w:t>
      </w:r>
      <w:r w:rsidR="002D3A2E" w:rsidRPr="0099186E">
        <w:rPr>
          <w:rFonts w:ascii="Calibri" w:hAnsi="Calibri" w:cs="Calibri"/>
        </w:rPr>
        <w:t xml:space="preserve"> </w:t>
      </w:r>
      <w:r w:rsidRPr="0099186E">
        <w:rPr>
          <w:rFonts w:ascii="Calibri" w:hAnsi="Calibri" w:cs="Calibri"/>
        </w:rPr>
        <w:t>(“</w:t>
      </w:r>
      <w:r w:rsidRPr="009B6260">
        <w:rPr>
          <w:rFonts w:ascii="Calibri" w:hAnsi="Calibri" w:cs="Calibri"/>
          <w:b/>
          <w:bCs/>
        </w:rPr>
        <w:t>Effective Date</w:t>
      </w:r>
      <w:r w:rsidRPr="0099186E">
        <w:rPr>
          <w:rFonts w:ascii="Calibri" w:hAnsi="Calibri" w:cs="Calibri"/>
        </w:rPr>
        <w:t>”), by and between:</w:t>
      </w:r>
    </w:p>
    <w:p w14:paraId="30F8E34B" w14:textId="77777777" w:rsidR="007E4F19" w:rsidRPr="0099186E" w:rsidRDefault="007E4F19" w:rsidP="00C86343">
      <w:pPr>
        <w:ind w:left="720"/>
        <w:jc w:val="both"/>
        <w:rPr>
          <w:rFonts w:ascii="Calibri" w:hAnsi="Calibri" w:cs="Calibri"/>
        </w:rPr>
      </w:pPr>
    </w:p>
    <w:p w14:paraId="56F53B6D" w14:textId="33876671" w:rsidR="00B870EC" w:rsidRPr="0099186E" w:rsidRDefault="00B870EC" w:rsidP="00C86343">
      <w:pPr>
        <w:ind w:left="720"/>
        <w:jc w:val="both"/>
        <w:rPr>
          <w:rFonts w:ascii="Calibri" w:hAnsi="Calibri" w:cs="Calibri"/>
        </w:rPr>
      </w:pPr>
      <w:r>
        <w:rPr>
          <w:rFonts w:ascii="Calibri" w:hAnsi="Calibri" w:cs="Calibri"/>
        </w:rPr>
        <w:t xml:space="preserve">Accial Capital Management LLC, a limited liability company duly established under the laws of the State of Delaware, with its office at 801 Brickell Avenue, 8th Floor, 33131, Miami, Florida, United States of America, hereinafter referred to as (“Accial”) and </w:t>
      </w:r>
      <w:del w:id="1001" w:author="Zed Financial" w:date="2026-09-11T12:00:00Z">
        <w:r>
          <w:rPr>
            <w:rFonts w:ascii="Calibri" w:hAnsi="Calibri" w:cs="Calibri"/>
          </w:rPr>
          <w:delText xml:space="preserve">[Name of company], a company incorporated in [location] and having its registered address at [address], hereinafter referred to as (“Name of Company</w:delText>
        </w:r>
      </w:del>
      <w:ins w:id="1002" w:author="Zed Financial" w:date="2026-09-11T12:00:00Z">
        <w:r>
          <w:rPr>
            <w:rFonts w:ascii="Calibri" w:hAnsi="Calibri" w:cs="Calibri"/>
          </w:rPr>
          <w:t xml:space="preserve">Zed Financial Inc, a company incorporated in the State of Delaware, United States of America, and having its registered address at 220 Lombard St, Suite 216, San Francisco, CA 94111, United States of America, hereinafter referred to as (“Zed</w:t>
        </w:r>
      </w:ins>
      <w:r>
        <w:rPr>
          <w:rFonts w:ascii="Calibri" w:hAnsi="Calibri" w:cs="Calibri"/>
        </w:rPr>
        <w:t xml:space="preserve">”). </w:t>
      </w:r>
    </w:p>
    <w:p w14:paraId="30F8E34D" w14:textId="77777777" w:rsidR="007E4F19" w:rsidRPr="0099186E" w:rsidRDefault="007E4F19" w:rsidP="00C86343">
      <w:pPr>
        <w:ind w:left="720"/>
        <w:jc w:val="both"/>
        <w:rPr>
          <w:rFonts w:ascii="Calibri" w:hAnsi="Calibri" w:cs="Calibri"/>
        </w:rPr>
      </w:pPr>
    </w:p>
    <w:p w14:paraId="30F8E34E" w14:textId="77777777" w:rsidR="007E4F19" w:rsidRPr="0099186E" w:rsidRDefault="07B09685" w:rsidP="00C86343">
      <w:pPr>
        <w:ind w:left="720"/>
        <w:jc w:val="both"/>
        <w:rPr>
          <w:rFonts w:ascii="Calibri" w:hAnsi="Calibri" w:cs="Calibri"/>
        </w:rPr>
      </w:pPr>
      <w:r>
        <w:rPr>
          <w:rFonts w:ascii="Calibri" w:hAnsi="Calibri" w:cs="Calibri"/>
        </w:rPr>
        <w:t xml:space="preserve">Accial and </w:t>
      </w:r>
      <w:del w:id="1003" w:author="Zed Financial" w:date="2026-09-11T12:00:00Z">
        <w:r>
          <w:rPr>
            <w:rFonts w:ascii="Calibri" w:hAnsi="Calibri" w:cs="Calibri"/>
          </w:rPr>
          <w:delText xml:space="preserve">[Name of Company]</w:delText>
        </w:r>
      </w:del>
      <w:ins w:id="1004" w:author="Zed Financial" w:date="2026-09-11T12:00:00Z">
        <w:r>
          <w:rPr>
            <w:rFonts w:ascii="Calibri" w:hAnsi="Calibri" w:cs="Calibri"/>
          </w:rPr>
          <w:t xml:space="preserve">Zed</w:t>
        </w:r>
      </w:ins>
      <w:r>
        <w:rPr>
          <w:rFonts w:ascii="Calibri" w:hAnsi="Calibri" w:cs="Calibri"/>
        </w:rPr>
        <w:t xml:space="preserve">, individually shall refer to the “Party” and jointly shall refer to “Parties”.</w:t>
      </w:r>
    </w:p>
    <w:p w14:paraId="30F8E34F" w14:textId="77777777" w:rsidR="007E4F19" w:rsidRPr="0099186E" w:rsidRDefault="007E4F19" w:rsidP="00C86343">
      <w:pPr>
        <w:ind w:left="720"/>
        <w:jc w:val="both"/>
        <w:rPr>
          <w:rFonts w:ascii="Calibri" w:hAnsi="Calibri" w:cs="Calibri"/>
        </w:rPr>
      </w:pPr>
    </w:p>
    <w:p w14:paraId="30F8E350" w14:textId="77777777" w:rsidR="007E4F19" w:rsidRPr="0099186E" w:rsidRDefault="007E4F19" w:rsidP="00C86343">
      <w:pPr>
        <w:ind w:left="720"/>
        <w:jc w:val="both"/>
        <w:rPr>
          <w:rFonts w:ascii="Calibri" w:hAnsi="Calibri" w:cs="Calibri"/>
        </w:rPr>
      </w:pPr>
      <w:r w:rsidRPr="0099186E">
        <w:rPr>
          <w:rFonts w:ascii="Calibri" w:hAnsi="Calibri" w:cs="Calibri"/>
        </w:rPr>
        <w:t>WHEREAS:</w:t>
      </w:r>
    </w:p>
    <w:p w14:paraId="30F8E351" w14:textId="77777777" w:rsidR="007E4F19" w:rsidRPr="0099186E" w:rsidRDefault="007E4F19" w:rsidP="00C86343">
      <w:pPr>
        <w:ind w:left="720"/>
        <w:jc w:val="both"/>
        <w:rPr>
          <w:rFonts w:ascii="Calibri" w:hAnsi="Calibri" w:cs="Calibri"/>
        </w:rPr>
      </w:pPr>
    </w:p>
    <w:p w14:paraId="30F8E352" w14:textId="294DFB8A" w:rsidR="00EC2E61" w:rsidRPr="0099186E" w:rsidRDefault="007E4F19" w:rsidP="00C86343">
      <w:pPr>
        <w:ind w:left="720"/>
        <w:jc w:val="both"/>
        <w:rPr>
          <w:rFonts w:ascii="Calibri" w:hAnsi="Calibri" w:cs="Calibri"/>
        </w:rPr>
      </w:pPr>
      <w:r>
        <w:rPr>
          <w:rFonts w:ascii="Calibri" w:hAnsi="Calibri" w:cs="Calibri"/>
        </w:rPr>
        <w:t xml:space="preserve">A.</w:t>
        <w:tab/>
        <w:t xml:space="preserve">Accial and the other Party intend to have a mutual business cooperation with the purpose of exploring a potential loan transaction to be granted by Accial to </w:t>
      </w:r>
      <w:del w:id="1005" w:author="Zed Financial" w:date="2026-09-11T12:00:00Z">
        <w:r>
          <w:rPr>
            <w:rFonts w:ascii="Calibri" w:hAnsi="Calibri" w:cs="Calibri"/>
          </w:rPr>
          <w:delText xml:space="preserve">[*]</w:delText>
        </w:r>
      </w:del>
      <w:ins w:id="1006" w:author="Zed Financial" w:date="2026-09-11T12:00:00Z">
        <w:r>
          <w:rPr>
            <w:rFonts w:ascii="Calibri" w:hAnsi="Calibri" w:cs="Calibri"/>
          </w:rPr>
          <w:t xml:space="preserve">Zed or one or more of its subsidiaries or affiliates</w:t>
        </w:r>
      </w:ins>
      <w:r>
        <w:rPr>
          <w:rFonts w:ascii="Calibri" w:hAnsi="Calibri" w:cs="Calibri"/>
        </w:rPr>
        <w:t xml:space="preserve"> which will serve to finance its lending portfolio (hereinafter referred to as the “Project”) and in the course of discussions, the Parties will be disclosing certain commercially valuable, proprietary and confidential business, financial, technical and other confidential information to each other.</w:t>
      </w:r>
    </w:p>
    <w:p w14:paraId="30F8E353" w14:textId="77777777" w:rsidR="00EC2E61" w:rsidRPr="0099186E" w:rsidRDefault="00EC2E61" w:rsidP="00C86343">
      <w:pPr>
        <w:ind w:left="720"/>
        <w:jc w:val="both"/>
        <w:rPr>
          <w:rFonts w:ascii="Calibri" w:hAnsi="Calibri" w:cs="Calibri"/>
        </w:rPr>
      </w:pPr>
    </w:p>
    <w:p w14:paraId="30F8E354" w14:textId="5FCD740E" w:rsidR="007E4F19" w:rsidRPr="0099186E" w:rsidRDefault="00EC2E61" w:rsidP="00C86343">
      <w:pPr>
        <w:ind w:left="720"/>
        <w:jc w:val="both"/>
        <w:rPr>
          <w:rFonts w:ascii="Calibri" w:hAnsi="Calibri" w:cs="Calibri"/>
        </w:rPr>
      </w:pPr>
      <w:r w:rsidRPr="0099186E">
        <w:rPr>
          <w:rFonts w:ascii="Calibri" w:hAnsi="Calibri" w:cs="Calibri"/>
        </w:rPr>
        <w:t xml:space="preserve">B. </w:t>
      </w:r>
      <w:r w:rsidRPr="0099186E">
        <w:rPr>
          <w:rFonts w:ascii="Calibri" w:hAnsi="Calibri" w:cs="Calibri"/>
        </w:rPr>
        <w:tab/>
      </w:r>
      <w:r w:rsidR="00E61958" w:rsidRPr="0099186E">
        <w:rPr>
          <w:rFonts w:ascii="Calibri" w:hAnsi="Calibri" w:cs="Calibri"/>
        </w:rPr>
        <w:t xml:space="preserve">The Parties are willing to disclose such information to </w:t>
      </w:r>
      <w:r w:rsidR="00E06046" w:rsidRPr="0099186E">
        <w:rPr>
          <w:rFonts w:ascii="Calibri" w:hAnsi="Calibri" w:cs="Calibri"/>
        </w:rPr>
        <w:t xml:space="preserve">each other, </w:t>
      </w:r>
      <w:r w:rsidR="002F7EC1" w:rsidRPr="0099186E">
        <w:rPr>
          <w:rFonts w:ascii="Calibri" w:hAnsi="Calibri" w:cs="Calibri"/>
        </w:rPr>
        <w:t>only</w:t>
      </w:r>
      <w:r w:rsidR="00E61958" w:rsidRPr="0099186E">
        <w:rPr>
          <w:rFonts w:ascii="Calibri" w:hAnsi="Calibri" w:cs="Calibri"/>
        </w:rPr>
        <w:t xml:space="preserve"> on the conditions that the Parties enter into this Agreement and keeps such information confidential, and limits its use, in each case, in accordance with the terms</w:t>
      </w:r>
      <w:r w:rsidR="00C34A71" w:rsidRPr="0099186E">
        <w:rPr>
          <w:rFonts w:ascii="Calibri" w:hAnsi="Calibri" w:cs="Calibri"/>
        </w:rPr>
        <w:t xml:space="preserve">, and conditions of the subsequent agreements entered by the Parties. </w:t>
      </w:r>
    </w:p>
    <w:p w14:paraId="30F8E355" w14:textId="77777777" w:rsidR="00207AC1" w:rsidRPr="0099186E" w:rsidRDefault="00207AC1" w:rsidP="00C86343">
      <w:pPr>
        <w:ind w:left="720"/>
        <w:jc w:val="both"/>
        <w:rPr>
          <w:rFonts w:ascii="Calibri" w:hAnsi="Calibri" w:cs="Calibri"/>
        </w:rPr>
      </w:pPr>
    </w:p>
    <w:p w14:paraId="277D949A" w14:textId="77777777" w:rsidR="00301E45" w:rsidRPr="0099186E" w:rsidRDefault="00301E45" w:rsidP="00C86343">
      <w:pPr>
        <w:ind w:left="720"/>
        <w:jc w:val="both"/>
        <w:rPr>
          <w:rFonts w:ascii="Calibri" w:hAnsi="Calibri" w:cs="Calibri"/>
        </w:rPr>
      </w:pPr>
      <w:r w:rsidRPr="0099186E">
        <w:rPr>
          <w:rFonts w:ascii="Calibri" w:hAnsi="Calibri" w:cs="Calibri"/>
        </w:rPr>
        <w:t>C.</w:t>
      </w:r>
      <w:r w:rsidRPr="0099186E">
        <w:rPr>
          <w:rFonts w:ascii="Calibri" w:hAnsi="Calibri" w:cs="Calibri"/>
        </w:rPr>
        <w:tab/>
        <w:t>Both Parties agree to hold such proprietary and confidential information in the strictest confidence upon the terms and conditions hereinafter appearing.</w:t>
      </w:r>
    </w:p>
    <w:p w14:paraId="30F8E357" w14:textId="77777777" w:rsidR="007E4F19" w:rsidRPr="0099186E" w:rsidRDefault="007E4F19" w:rsidP="00C86343">
      <w:pPr>
        <w:ind w:left="720"/>
        <w:jc w:val="both"/>
        <w:rPr>
          <w:rFonts w:ascii="Calibri" w:hAnsi="Calibri" w:cs="Calibri"/>
        </w:rPr>
      </w:pPr>
    </w:p>
    <w:p w14:paraId="09EA14D5" w14:textId="7827CCCC" w:rsidR="00693CE3" w:rsidRPr="0099186E" w:rsidRDefault="00693CE3" w:rsidP="00C86343">
      <w:pPr>
        <w:ind w:left="720"/>
        <w:jc w:val="both"/>
        <w:rPr>
          <w:rFonts w:ascii="Calibri" w:hAnsi="Calibri" w:cs="Calibri"/>
        </w:rPr>
      </w:pPr>
      <w:r w:rsidRPr="00052E4E">
        <w:rPr>
          <w:rFonts w:ascii="Calibri" w:hAnsi="Calibri" w:cs="Calibri"/>
          <w:b/>
          <w:bCs/>
        </w:rPr>
        <w:t>NOW IT IS HEREBY</w:t>
      </w:r>
      <w:r w:rsidRPr="0099186E">
        <w:rPr>
          <w:rFonts w:ascii="Calibri" w:hAnsi="Calibri" w:cs="Calibri"/>
        </w:rPr>
        <w:t xml:space="preserve"> agreed by the Parties to enter into this Agreement on the following terms and conditions: </w:t>
      </w:r>
    </w:p>
    <w:p w14:paraId="742DD644" w14:textId="77777777" w:rsidR="00693CE3" w:rsidRPr="0099186E" w:rsidRDefault="00693CE3" w:rsidP="00C86343">
      <w:pPr>
        <w:ind w:left="720"/>
        <w:jc w:val="both"/>
        <w:rPr>
          <w:rFonts w:ascii="Calibri" w:hAnsi="Calibri" w:cs="Calibri"/>
        </w:rPr>
      </w:pPr>
    </w:p>
    <w:p w14:paraId="1D81D2F6" w14:textId="77777777" w:rsidR="00693CE3" w:rsidRPr="0099186E" w:rsidRDefault="00693CE3" w:rsidP="00C86343">
      <w:pPr>
        <w:ind w:left="720"/>
        <w:jc w:val="both"/>
        <w:rPr>
          <w:rFonts w:ascii="Calibri" w:hAnsi="Calibri" w:cs="Calibri"/>
          <w:b/>
          <w:bCs/>
        </w:rPr>
      </w:pPr>
      <w:r w:rsidRPr="0099186E">
        <w:rPr>
          <w:rFonts w:ascii="Calibri" w:hAnsi="Calibri" w:cs="Calibri"/>
          <w:b/>
          <w:bCs/>
        </w:rPr>
        <w:t>1.</w:t>
      </w:r>
      <w:r w:rsidRPr="0099186E">
        <w:rPr>
          <w:rFonts w:ascii="Calibri" w:hAnsi="Calibri" w:cs="Calibri"/>
          <w:b/>
          <w:bCs/>
        </w:rPr>
        <w:tab/>
        <w:t xml:space="preserve">DEFINITIONS </w:t>
      </w:r>
    </w:p>
    <w:p w14:paraId="43F01E48" w14:textId="77777777" w:rsidR="00693CE3" w:rsidRPr="0099186E" w:rsidRDefault="00693CE3" w:rsidP="00C86343">
      <w:pPr>
        <w:ind w:left="720"/>
        <w:jc w:val="both"/>
        <w:rPr>
          <w:rFonts w:ascii="Calibri" w:hAnsi="Calibri" w:cs="Calibri"/>
        </w:rPr>
      </w:pPr>
    </w:p>
    <w:p w14:paraId="6DC685DF" w14:textId="7B97B1C1" w:rsidR="00693CE3" w:rsidRPr="0099186E" w:rsidRDefault="00693CE3" w:rsidP="00C86343">
      <w:pPr>
        <w:ind w:left="720"/>
        <w:jc w:val="both"/>
        <w:rPr>
          <w:rFonts w:ascii="Calibri" w:hAnsi="Calibri" w:cs="Calibri"/>
        </w:rPr>
      </w:pPr>
      <w:r w:rsidRPr="0099186E">
        <w:rPr>
          <w:rFonts w:ascii="Calibri" w:hAnsi="Calibri" w:cs="Calibri"/>
        </w:rPr>
        <w:t>1.1.</w:t>
      </w:r>
      <w:r w:rsidRPr="0099186E">
        <w:rPr>
          <w:rFonts w:ascii="Calibri" w:hAnsi="Calibri" w:cs="Calibri"/>
        </w:rPr>
        <w:tab/>
        <w:t>“</w:t>
      </w:r>
      <w:r w:rsidRPr="009B6260">
        <w:rPr>
          <w:rFonts w:ascii="Calibri" w:hAnsi="Calibri" w:cs="Calibri"/>
          <w:b/>
          <w:bCs/>
        </w:rPr>
        <w:t>Confidential Information</w:t>
      </w:r>
      <w:r w:rsidRPr="0099186E">
        <w:rPr>
          <w:rFonts w:ascii="Calibri" w:hAnsi="Calibri" w:cs="Calibri"/>
        </w:rPr>
        <w:t xml:space="preserve">” </w:t>
      </w:r>
      <w:r w:rsidR="00E95CD9" w:rsidRPr="0099186E">
        <w:rPr>
          <w:rFonts w:ascii="Calibri" w:hAnsi="Calibri" w:cs="Calibri"/>
        </w:rPr>
        <w:t>is defined as any and all information and data of any kind, whether in written or electronic format, oral or otherwise, and whether or not labeled as “</w:t>
      </w:r>
      <w:r w:rsidR="00E95CD9" w:rsidRPr="008C445F">
        <w:rPr>
          <w:rFonts w:ascii="Calibri" w:hAnsi="Calibri" w:cs="Calibri"/>
        </w:rPr>
        <w:t>Confidential</w:t>
      </w:r>
      <w:r w:rsidR="00E95CD9" w:rsidRPr="0099186E">
        <w:rPr>
          <w:rFonts w:ascii="Calibri" w:hAnsi="Calibri" w:cs="Calibri"/>
        </w:rPr>
        <w:t xml:space="preserve">”, including without limitation, information relating to the business, financial condition, marketing strategies, business method, business process, working instruction, know-how, suppliers, customers, operations, pricing, technical information, presentations, reports, forecasts, plans, projections, surveys, diagrams or records, client/borrower or other prospects’ names and contact information, or track </w:t>
      </w:r>
      <w:r w:rsidR="00E95CD9" w:rsidRPr="0099186E">
        <w:rPr>
          <w:rFonts w:ascii="Calibri" w:hAnsi="Calibri" w:cs="Calibri"/>
        </w:rPr>
        <w:lastRenderedPageBreak/>
        <w:t>record, contract terms and conditions and all information of any kind relating to either Party</w:t>
      </w:r>
      <w:r w:rsidR="00A21CF7">
        <w:rPr>
          <w:rFonts w:ascii="Calibri" w:hAnsi="Calibri" w:cs="Calibri"/>
        </w:rPr>
        <w:t>.</w:t>
      </w:r>
    </w:p>
    <w:p w14:paraId="12A7CA61" w14:textId="77777777" w:rsidR="00693CE3" w:rsidRPr="0099186E" w:rsidRDefault="00693CE3" w:rsidP="00C86343">
      <w:pPr>
        <w:ind w:left="720"/>
        <w:jc w:val="both"/>
        <w:rPr>
          <w:rFonts w:ascii="Calibri" w:hAnsi="Calibri" w:cs="Calibri"/>
        </w:rPr>
      </w:pPr>
    </w:p>
    <w:p w14:paraId="4A0B9559" w14:textId="77777777" w:rsidR="00693CE3" w:rsidRPr="0099186E" w:rsidRDefault="00693CE3" w:rsidP="00C86343">
      <w:pPr>
        <w:ind w:left="720"/>
        <w:jc w:val="both"/>
        <w:rPr>
          <w:rFonts w:ascii="Calibri" w:hAnsi="Calibri" w:cs="Calibri"/>
        </w:rPr>
      </w:pPr>
      <w:r w:rsidRPr="0099186E">
        <w:rPr>
          <w:rFonts w:ascii="Calibri" w:hAnsi="Calibri" w:cs="Calibri"/>
        </w:rPr>
        <w:t>1.2.</w:t>
      </w:r>
      <w:r w:rsidRPr="0099186E">
        <w:rPr>
          <w:rFonts w:ascii="Calibri" w:hAnsi="Calibri" w:cs="Calibri"/>
        </w:rPr>
        <w:tab/>
        <w:t>“</w:t>
      </w:r>
      <w:r w:rsidRPr="00FC0B70">
        <w:rPr>
          <w:rFonts w:ascii="Calibri" w:hAnsi="Calibri" w:cs="Calibri"/>
          <w:b/>
          <w:bCs/>
        </w:rPr>
        <w:t>Disclosing Party</w:t>
      </w:r>
      <w:r w:rsidRPr="0099186E">
        <w:rPr>
          <w:rFonts w:ascii="Calibri" w:hAnsi="Calibri" w:cs="Calibri"/>
        </w:rPr>
        <w:t xml:space="preserve">” means the Party disclosing the Confidential Information. </w:t>
      </w:r>
    </w:p>
    <w:p w14:paraId="24F823D5" w14:textId="77777777" w:rsidR="00693CE3" w:rsidRPr="0099186E" w:rsidRDefault="00693CE3" w:rsidP="00C86343">
      <w:pPr>
        <w:ind w:left="720"/>
        <w:jc w:val="both"/>
        <w:rPr>
          <w:rFonts w:ascii="Calibri" w:hAnsi="Calibri" w:cs="Calibri"/>
        </w:rPr>
      </w:pPr>
    </w:p>
    <w:p w14:paraId="5E8359F9" w14:textId="031AE5F0" w:rsidR="00693CE3" w:rsidRPr="0099186E" w:rsidRDefault="00693CE3" w:rsidP="00C86343">
      <w:pPr>
        <w:ind w:left="720"/>
        <w:jc w:val="both"/>
        <w:rPr>
          <w:rFonts w:ascii="Calibri" w:hAnsi="Calibri" w:cs="Calibri"/>
        </w:rPr>
      </w:pPr>
      <w:r w:rsidRPr="0099186E">
        <w:rPr>
          <w:rFonts w:ascii="Calibri" w:hAnsi="Calibri" w:cs="Calibri"/>
        </w:rPr>
        <w:t>1.3</w:t>
      </w:r>
      <w:r w:rsidRPr="0099186E">
        <w:rPr>
          <w:rFonts w:ascii="Calibri" w:hAnsi="Calibri" w:cs="Calibri"/>
        </w:rPr>
        <w:tab/>
        <w:t>“</w:t>
      </w:r>
      <w:r w:rsidRPr="00FC0B70">
        <w:rPr>
          <w:rFonts w:ascii="Calibri" w:hAnsi="Calibri" w:cs="Calibri"/>
          <w:b/>
          <w:bCs/>
        </w:rPr>
        <w:t>Representatives</w:t>
      </w:r>
      <w:r w:rsidRPr="0099186E">
        <w:rPr>
          <w:rFonts w:ascii="Calibri" w:hAnsi="Calibri" w:cs="Calibri"/>
        </w:rPr>
        <w:t xml:space="preserve">” means either Party’s directors, employees, officers, advisors, </w:t>
      </w:r>
      <w:r w:rsidR="00890357" w:rsidRPr="0099186E">
        <w:rPr>
          <w:rFonts w:ascii="Calibri" w:hAnsi="Calibri" w:cs="Calibri"/>
        </w:rPr>
        <w:t>consultants,</w:t>
      </w:r>
      <w:r w:rsidRPr="0099186E">
        <w:rPr>
          <w:rFonts w:ascii="Calibri" w:hAnsi="Calibri" w:cs="Calibri"/>
        </w:rPr>
        <w:t xml:space="preserve"> or agents. </w:t>
      </w:r>
    </w:p>
    <w:p w14:paraId="06B73C09" w14:textId="77777777" w:rsidR="00693CE3" w:rsidRPr="0099186E" w:rsidRDefault="00693CE3" w:rsidP="00C86343">
      <w:pPr>
        <w:ind w:left="720"/>
        <w:jc w:val="both"/>
        <w:rPr>
          <w:rFonts w:ascii="Calibri" w:hAnsi="Calibri" w:cs="Calibri"/>
        </w:rPr>
      </w:pPr>
    </w:p>
    <w:p w14:paraId="2CA4A321" w14:textId="107E580A" w:rsidR="00693CE3" w:rsidRPr="0099186E" w:rsidRDefault="00693CE3" w:rsidP="00C86343">
      <w:pPr>
        <w:ind w:left="720"/>
        <w:jc w:val="both"/>
        <w:rPr>
          <w:rFonts w:ascii="Calibri" w:hAnsi="Calibri" w:cs="Calibri"/>
        </w:rPr>
      </w:pPr>
      <w:r w:rsidRPr="0099186E">
        <w:rPr>
          <w:rFonts w:ascii="Calibri" w:hAnsi="Calibri" w:cs="Calibri"/>
        </w:rPr>
        <w:t>1.4</w:t>
      </w:r>
      <w:r w:rsidRPr="0099186E">
        <w:rPr>
          <w:rFonts w:ascii="Calibri" w:hAnsi="Calibri" w:cs="Calibri"/>
        </w:rPr>
        <w:tab/>
        <w:t>“</w:t>
      </w:r>
      <w:r w:rsidRPr="00FC0B70">
        <w:rPr>
          <w:rFonts w:ascii="Calibri" w:hAnsi="Calibri" w:cs="Calibri"/>
          <w:b/>
          <w:bCs/>
        </w:rPr>
        <w:t>Receiving Party</w:t>
      </w:r>
      <w:r w:rsidRPr="0099186E">
        <w:rPr>
          <w:rFonts w:ascii="Calibri" w:hAnsi="Calibri" w:cs="Calibri"/>
        </w:rPr>
        <w:t xml:space="preserve">” means the Party receiving the Confidential Information. </w:t>
      </w:r>
    </w:p>
    <w:p w14:paraId="4312F424" w14:textId="77777777" w:rsidR="00693CE3" w:rsidRPr="0099186E" w:rsidRDefault="00693CE3" w:rsidP="00C86343">
      <w:pPr>
        <w:ind w:left="720"/>
        <w:jc w:val="both"/>
        <w:rPr>
          <w:rFonts w:ascii="Calibri" w:hAnsi="Calibri" w:cs="Calibri"/>
        </w:rPr>
      </w:pPr>
    </w:p>
    <w:p w14:paraId="492CEA09" w14:textId="77777777" w:rsidR="00693CE3" w:rsidRPr="0099186E" w:rsidRDefault="00693CE3" w:rsidP="00C86343">
      <w:pPr>
        <w:ind w:left="720"/>
        <w:jc w:val="both"/>
        <w:rPr>
          <w:rFonts w:ascii="Calibri" w:hAnsi="Calibri" w:cs="Calibri"/>
          <w:b/>
          <w:bCs/>
        </w:rPr>
      </w:pPr>
      <w:r w:rsidRPr="0099186E">
        <w:rPr>
          <w:rFonts w:ascii="Calibri" w:hAnsi="Calibri" w:cs="Calibri"/>
          <w:b/>
          <w:bCs/>
        </w:rPr>
        <w:t>2.</w:t>
      </w:r>
      <w:r w:rsidRPr="0099186E">
        <w:rPr>
          <w:rFonts w:ascii="Calibri" w:hAnsi="Calibri" w:cs="Calibri"/>
          <w:b/>
          <w:bCs/>
        </w:rPr>
        <w:tab/>
        <w:t xml:space="preserve">MUTUAL UNDERTAKING </w:t>
      </w:r>
    </w:p>
    <w:p w14:paraId="1A580575" w14:textId="77777777" w:rsidR="00693CE3" w:rsidRPr="0099186E" w:rsidRDefault="00693CE3" w:rsidP="00C86343">
      <w:pPr>
        <w:ind w:left="720"/>
        <w:jc w:val="both"/>
        <w:rPr>
          <w:rFonts w:ascii="Calibri" w:hAnsi="Calibri" w:cs="Calibri"/>
        </w:rPr>
      </w:pPr>
    </w:p>
    <w:p w14:paraId="3DD6099C" w14:textId="77777777" w:rsidR="00693CE3" w:rsidRPr="0099186E" w:rsidRDefault="00693CE3" w:rsidP="00C86343">
      <w:pPr>
        <w:ind w:left="720"/>
        <w:jc w:val="both"/>
        <w:rPr>
          <w:rFonts w:ascii="Calibri" w:hAnsi="Calibri" w:cs="Calibri"/>
        </w:rPr>
      </w:pPr>
      <w:r w:rsidRPr="0099186E">
        <w:rPr>
          <w:rFonts w:ascii="Calibri" w:hAnsi="Calibri" w:cs="Calibri"/>
        </w:rPr>
        <w:t>2.1</w:t>
      </w:r>
      <w:r w:rsidRPr="0099186E">
        <w:rPr>
          <w:rFonts w:ascii="Calibri" w:hAnsi="Calibri" w:cs="Calibri"/>
        </w:rPr>
        <w:tab/>
        <w:t xml:space="preserve">Both Parties agree and undertake: </w:t>
      </w:r>
    </w:p>
    <w:p w14:paraId="27F67B61" w14:textId="77777777" w:rsidR="00693CE3" w:rsidRPr="0099186E" w:rsidRDefault="00693CE3" w:rsidP="00C86343">
      <w:pPr>
        <w:ind w:left="720"/>
        <w:jc w:val="both"/>
        <w:rPr>
          <w:rFonts w:ascii="Calibri" w:hAnsi="Calibri" w:cs="Calibri"/>
        </w:rPr>
      </w:pPr>
    </w:p>
    <w:p w14:paraId="35E80903" w14:textId="335811FC" w:rsidR="00693CE3" w:rsidRPr="0099186E" w:rsidRDefault="00693CE3" w:rsidP="00C86343">
      <w:pPr>
        <w:ind w:left="720"/>
        <w:jc w:val="both"/>
        <w:rPr>
          <w:rFonts w:ascii="Calibri" w:hAnsi="Calibri" w:cs="Calibri"/>
        </w:rPr>
      </w:pPr>
      <w:r w:rsidRPr="0099186E">
        <w:rPr>
          <w:rFonts w:ascii="Calibri" w:hAnsi="Calibri" w:cs="Calibri"/>
        </w:rPr>
        <w:t>2.1.1</w:t>
      </w:r>
      <w:r w:rsidRPr="0099186E">
        <w:rPr>
          <w:rFonts w:ascii="Calibri" w:hAnsi="Calibri" w:cs="Calibri"/>
        </w:rPr>
        <w:tab/>
      </w:r>
      <w:r w:rsidR="007122C4" w:rsidRPr="0099186E">
        <w:rPr>
          <w:rFonts w:ascii="Calibri" w:hAnsi="Calibri" w:cs="Calibri"/>
        </w:rPr>
        <w:t>T</w:t>
      </w:r>
      <w:r w:rsidRPr="0099186E">
        <w:rPr>
          <w:rFonts w:ascii="Calibri" w:hAnsi="Calibri" w:cs="Calibri"/>
        </w:rPr>
        <w:t xml:space="preserve">o hold the Confidential Information of the Disclosing Party in the strictest confidence and shall not at any time disclose or permit to be disclosed or use any of the Confidential Information or its knowledge of the existence of the Confidential Information for any purpose other than for the purpose of the Project; and </w:t>
      </w:r>
    </w:p>
    <w:p w14:paraId="793F4D74" w14:textId="77777777" w:rsidR="00693CE3" w:rsidRPr="0099186E" w:rsidRDefault="00693CE3" w:rsidP="00C86343">
      <w:pPr>
        <w:ind w:left="720"/>
        <w:jc w:val="both"/>
        <w:rPr>
          <w:rFonts w:ascii="Calibri" w:hAnsi="Calibri" w:cs="Calibri"/>
        </w:rPr>
      </w:pPr>
    </w:p>
    <w:p w14:paraId="0C8B5162" w14:textId="54B6B601" w:rsidR="00693CE3" w:rsidRPr="0099186E" w:rsidRDefault="00693CE3" w:rsidP="00C86343">
      <w:pPr>
        <w:ind w:left="720"/>
        <w:jc w:val="both"/>
        <w:rPr>
          <w:rFonts w:ascii="Calibri" w:hAnsi="Calibri" w:cs="Calibri"/>
        </w:rPr>
      </w:pPr>
      <w:r w:rsidRPr="0099186E">
        <w:rPr>
          <w:rFonts w:ascii="Calibri" w:hAnsi="Calibri" w:cs="Calibri"/>
        </w:rPr>
        <w:t>2.1.2</w:t>
      </w:r>
      <w:r w:rsidRPr="0099186E">
        <w:rPr>
          <w:rFonts w:ascii="Calibri" w:hAnsi="Calibri" w:cs="Calibri"/>
        </w:rPr>
        <w:tab/>
      </w:r>
      <w:r w:rsidR="007122C4" w:rsidRPr="0099186E">
        <w:rPr>
          <w:rFonts w:ascii="Calibri" w:hAnsi="Calibri" w:cs="Calibri"/>
        </w:rPr>
        <w:t>N</w:t>
      </w:r>
      <w:r w:rsidRPr="0099186E">
        <w:rPr>
          <w:rFonts w:ascii="Calibri" w:hAnsi="Calibri" w:cs="Calibri"/>
        </w:rPr>
        <w:t xml:space="preserve">ot to disclose or divulge the Confidential Information of the Disclosing Party to whomsoever without the prior written consent of the Disclosing Party, except if the Confidential Information is disclosed to those persons identified in paragraph 3.1.1 below or if the Confidential Information shall be disclosed to the appropriate authorities as required by or pursuant the prevailing law and regulations having the force of law. </w:t>
      </w:r>
    </w:p>
    <w:p w14:paraId="2F6511A8" w14:textId="77777777" w:rsidR="00693CE3" w:rsidRPr="0099186E" w:rsidRDefault="00693CE3" w:rsidP="00C86343">
      <w:pPr>
        <w:ind w:left="720"/>
        <w:jc w:val="both"/>
        <w:rPr>
          <w:rFonts w:ascii="Calibri" w:hAnsi="Calibri" w:cs="Calibri"/>
        </w:rPr>
      </w:pPr>
    </w:p>
    <w:p w14:paraId="5363251C" w14:textId="00712CD1" w:rsidR="00693CE3" w:rsidRPr="0099186E" w:rsidRDefault="00693CE3" w:rsidP="00C86343">
      <w:pPr>
        <w:ind w:left="720"/>
        <w:jc w:val="both"/>
        <w:rPr>
          <w:rFonts w:ascii="Calibri" w:hAnsi="Calibri" w:cs="Calibri"/>
          <w:b/>
          <w:bCs/>
        </w:rPr>
      </w:pPr>
      <w:r w:rsidRPr="0099186E">
        <w:rPr>
          <w:rFonts w:ascii="Calibri" w:hAnsi="Calibri" w:cs="Calibri"/>
          <w:b/>
          <w:bCs/>
        </w:rPr>
        <w:t>3.</w:t>
      </w:r>
      <w:r w:rsidRPr="0099186E">
        <w:rPr>
          <w:rFonts w:ascii="Calibri" w:hAnsi="Calibri" w:cs="Calibri"/>
          <w:b/>
          <w:bCs/>
        </w:rPr>
        <w:tab/>
        <w:t>NON</w:t>
      </w:r>
      <w:r w:rsidR="007122C4" w:rsidRPr="0099186E">
        <w:rPr>
          <w:rFonts w:ascii="Calibri" w:hAnsi="Calibri" w:cs="Calibri"/>
          <w:b/>
          <w:bCs/>
        </w:rPr>
        <w:t>-</w:t>
      </w:r>
      <w:r w:rsidRPr="0099186E">
        <w:rPr>
          <w:rFonts w:ascii="Calibri" w:hAnsi="Calibri" w:cs="Calibri"/>
          <w:b/>
          <w:bCs/>
        </w:rPr>
        <w:t xml:space="preserve">DISCLOSURE </w:t>
      </w:r>
    </w:p>
    <w:p w14:paraId="22B6BF03" w14:textId="77777777" w:rsidR="00693CE3" w:rsidRPr="0099186E" w:rsidRDefault="00693CE3" w:rsidP="00C86343">
      <w:pPr>
        <w:ind w:left="720"/>
        <w:jc w:val="both"/>
        <w:rPr>
          <w:rFonts w:ascii="Calibri" w:hAnsi="Calibri" w:cs="Calibri"/>
        </w:rPr>
      </w:pPr>
    </w:p>
    <w:p w14:paraId="57CAA510" w14:textId="77777777" w:rsidR="00693CE3" w:rsidRPr="0099186E" w:rsidRDefault="00693CE3" w:rsidP="00C86343">
      <w:pPr>
        <w:ind w:left="720"/>
        <w:jc w:val="both"/>
        <w:rPr>
          <w:rFonts w:ascii="Calibri" w:hAnsi="Calibri" w:cs="Calibri"/>
        </w:rPr>
      </w:pPr>
      <w:r w:rsidRPr="0099186E">
        <w:rPr>
          <w:rFonts w:ascii="Calibri" w:hAnsi="Calibri" w:cs="Calibri"/>
        </w:rPr>
        <w:t>3.1</w:t>
      </w:r>
      <w:r w:rsidRPr="0099186E">
        <w:rPr>
          <w:rFonts w:ascii="Calibri" w:hAnsi="Calibri" w:cs="Calibri"/>
        </w:rPr>
        <w:tab/>
        <w:t xml:space="preserve">Both Parties hereby covenant and agree to do </w:t>
      </w:r>
      <w:proofErr w:type="gramStart"/>
      <w:r w:rsidRPr="0099186E">
        <w:rPr>
          <w:rFonts w:ascii="Calibri" w:hAnsi="Calibri" w:cs="Calibri"/>
        </w:rPr>
        <w:t>all of</w:t>
      </w:r>
      <w:proofErr w:type="gramEnd"/>
      <w:r w:rsidRPr="0099186E">
        <w:rPr>
          <w:rFonts w:ascii="Calibri" w:hAnsi="Calibri" w:cs="Calibri"/>
        </w:rPr>
        <w:t xml:space="preserve"> the following: </w:t>
      </w:r>
    </w:p>
    <w:p w14:paraId="31852DD9" w14:textId="77777777" w:rsidR="00693CE3" w:rsidRPr="0099186E" w:rsidRDefault="00693CE3" w:rsidP="00C86343">
      <w:pPr>
        <w:jc w:val="both"/>
        <w:rPr>
          <w:rFonts w:ascii="Calibri" w:hAnsi="Calibri" w:cs="Calibri"/>
        </w:rPr>
      </w:pPr>
    </w:p>
    <w:p w14:paraId="5D3CB57F" w14:textId="10D10959" w:rsidR="00693CE3" w:rsidRPr="0099186E" w:rsidRDefault="00693CE3" w:rsidP="00C86343">
      <w:pPr>
        <w:ind w:left="720"/>
        <w:jc w:val="both"/>
        <w:rPr>
          <w:rFonts w:ascii="Calibri" w:hAnsi="Calibri" w:cs="Calibri"/>
        </w:rPr>
      </w:pPr>
      <w:r w:rsidRPr="0099186E">
        <w:rPr>
          <w:rFonts w:ascii="Calibri" w:hAnsi="Calibri" w:cs="Calibri"/>
        </w:rPr>
        <w:t>3.1.1</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restrict the dissemination, circulation, disclosure, and supply of the Confidential Information of the Disclosing Party or any part thereof to their Representatives who are directly involved with the Project and only to the extent necessary for each of them to perform their duties. </w:t>
      </w:r>
    </w:p>
    <w:p w14:paraId="2AFA1C15" w14:textId="77777777" w:rsidR="00693CE3" w:rsidRPr="0099186E" w:rsidRDefault="00693CE3" w:rsidP="00C86343">
      <w:pPr>
        <w:ind w:left="720"/>
        <w:jc w:val="both"/>
        <w:rPr>
          <w:rFonts w:ascii="Calibri" w:hAnsi="Calibri" w:cs="Calibri"/>
        </w:rPr>
      </w:pPr>
    </w:p>
    <w:p w14:paraId="5814106B" w14:textId="31F61E7D" w:rsidR="00693CE3" w:rsidRPr="0099186E" w:rsidRDefault="00693CE3" w:rsidP="00C86343">
      <w:pPr>
        <w:ind w:left="720"/>
        <w:jc w:val="both"/>
        <w:rPr>
          <w:rFonts w:ascii="Calibri" w:hAnsi="Calibri" w:cs="Calibri"/>
        </w:rPr>
      </w:pPr>
      <w:r w:rsidRPr="0099186E">
        <w:rPr>
          <w:rFonts w:ascii="Calibri" w:hAnsi="Calibri" w:cs="Calibri"/>
        </w:rPr>
        <w:t>3.1.2</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use their respective best endeavors to ensure and procure that none of their Representatives will do any act, </w:t>
      </w:r>
      <w:r w:rsidR="00890357" w:rsidRPr="0099186E">
        <w:rPr>
          <w:rFonts w:ascii="Calibri" w:hAnsi="Calibri" w:cs="Calibri"/>
        </w:rPr>
        <w:t>matter,</w:t>
      </w:r>
      <w:r w:rsidRPr="0099186E">
        <w:rPr>
          <w:rFonts w:ascii="Calibri" w:hAnsi="Calibri" w:cs="Calibri"/>
        </w:rPr>
        <w:t xml:space="preserve"> or thing which, if done by that Party, would constitute a breach of the obligations of the Receiving Party under the terms of this Agreement. </w:t>
      </w:r>
    </w:p>
    <w:p w14:paraId="1DD2BBBF" w14:textId="77777777" w:rsidR="00693CE3" w:rsidRPr="0099186E" w:rsidRDefault="00693CE3" w:rsidP="00C86343">
      <w:pPr>
        <w:ind w:left="720"/>
        <w:jc w:val="both"/>
        <w:rPr>
          <w:rFonts w:ascii="Calibri" w:hAnsi="Calibri" w:cs="Calibri"/>
        </w:rPr>
      </w:pPr>
    </w:p>
    <w:p w14:paraId="38795F76" w14:textId="0FF895A9" w:rsidR="00693CE3" w:rsidRPr="0099186E" w:rsidRDefault="00693CE3" w:rsidP="00C86343">
      <w:pPr>
        <w:ind w:left="720"/>
        <w:jc w:val="both"/>
        <w:rPr>
          <w:rFonts w:ascii="Calibri" w:hAnsi="Calibri" w:cs="Calibri"/>
        </w:rPr>
      </w:pPr>
      <w:r w:rsidRPr="0099186E">
        <w:rPr>
          <w:rFonts w:ascii="Calibri" w:hAnsi="Calibri" w:cs="Calibri"/>
        </w:rPr>
        <w:t>3.1.3</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take all reasonable action to prevent unauthorized disclosure or use of the Confidential Information of the Disclosing Party. </w:t>
      </w:r>
    </w:p>
    <w:p w14:paraId="67E6ED02" w14:textId="77777777" w:rsidR="00693CE3" w:rsidRPr="0099186E" w:rsidRDefault="00693CE3" w:rsidP="00C86343">
      <w:pPr>
        <w:ind w:left="720"/>
        <w:jc w:val="both"/>
        <w:rPr>
          <w:rFonts w:ascii="Calibri" w:hAnsi="Calibri" w:cs="Calibri"/>
        </w:rPr>
      </w:pPr>
    </w:p>
    <w:p w14:paraId="211F4DE1" w14:textId="4E922C4A" w:rsidR="00693CE3" w:rsidRDefault="00693CE3" w:rsidP="00C86343">
      <w:pPr>
        <w:ind w:left="720"/>
        <w:jc w:val="both"/>
        <w:rPr>
          <w:rFonts w:ascii="Calibri" w:hAnsi="Calibri" w:cs="Calibri"/>
        </w:rPr>
      </w:pPr>
      <w:r w:rsidRPr="0099186E">
        <w:rPr>
          <w:rFonts w:ascii="Calibri" w:hAnsi="Calibri" w:cs="Calibri"/>
        </w:rPr>
        <w:lastRenderedPageBreak/>
        <w:t>3.1.4</w:t>
      </w:r>
      <w:r w:rsidRPr="0099186E">
        <w:rPr>
          <w:rFonts w:ascii="Calibri" w:hAnsi="Calibri" w:cs="Calibri"/>
        </w:rPr>
        <w:tab/>
      </w:r>
      <w:r w:rsidR="00D16088" w:rsidRPr="0099186E">
        <w:rPr>
          <w:rFonts w:ascii="Calibri" w:hAnsi="Calibri" w:cs="Calibri"/>
        </w:rPr>
        <w:t>I</w:t>
      </w:r>
      <w:r w:rsidRPr="0099186E">
        <w:rPr>
          <w:rFonts w:ascii="Calibri" w:hAnsi="Calibri" w:cs="Calibri"/>
        </w:rPr>
        <w:t xml:space="preserve">nform and advise their Representatives who may have access to the Confidential Information of its confidential and proprietary nature; and, notwithstanding the foregoing, prior to disclosing any such Confidential Information to its Representatives, the Receiving Party will require its Representatives who receive Confidential Information hereunder to agree to be bound by confidentiality terms no less restrictive than those contained in this Agreement. </w:t>
      </w:r>
    </w:p>
    <w:p w14:paraId="1EA73C60" w14:textId="77777777" w:rsidR="00090E9E" w:rsidRDefault="00090E9E" w:rsidP="00C86343">
      <w:pPr>
        <w:ind w:left="720"/>
        <w:jc w:val="both"/>
        <w:rPr>
          <w:rFonts w:ascii="Calibri" w:hAnsi="Calibri" w:cs="Calibri"/>
        </w:rPr>
      </w:pPr>
    </w:p>
    <w:p w14:paraId="14EE96ED" w14:textId="77777777" w:rsidR="0060212F" w:rsidRDefault="00090E9E" w:rsidP="0060212F">
      <w:pPr>
        <w:ind w:left="720"/>
        <w:jc w:val="both"/>
        <w:rPr>
          <w:rFonts w:ascii="Calibri" w:hAnsi="Calibri" w:cs="Calibri"/>
        </w:rPr>
      </w:pPr>
      <w:r>
        <w:rPr>
          <w:rFonts w:ascii="Calibri" w:hAnsi="Calibri" w:cs="Calibri"/>
        </w:rPr>
        <w:t xml:space="preserve">3.1.5</w:t>
        <w:tab/>
        <w:t xml:space="preserve"> Notwithstanding the foregoing, </w:t>
      </w:r>
      <w:del w:id="1007" w:author="Zed Financial" w:date="2026-09-11T12:00:00Z">
        <w:r>
          <w:rPr>
            <w:rFonts w:ascii="Calibri" w:hAnsi="Calibri" w:cs="Calibri"/>
          </w:rPr>
          <w:delText xml:space="preserve">the Receiving Party may disclose Confidential Information to third parties</w:delText>
        </w:r>
      </w:del>
      <w:ins w:id="1008" w:author="Zed Financial" w:date="2026-09-11T12:00:00Z">
        <w:r>
          <w:rPr>
            <w:rFonts w:ascii="Calibri" w:hAnsi="Calibri" w:cs="Calibri"/>
          </w:rPr>
          <w:t xml:space="preserve">but subject to the prior written consent of the Disclosing Party, the Receiving Party may disclose Confidential Information to third parties acting as bona fide potential financing or syndication parties in connection with the Project (excluding, in each case, any competitor of the Disclosing Party)</w:t>
        </w:r>
      </w:ins>
      <w:r>
        <w:rPr>
          <w:rFonts w:ascii="Calibri" w:hAnsi="Calibri" w:cs="Calibri"/>
        </w:rPr>
        <w:t xml:space="preserve"> with whom it has executed a valid and enforceable non-disclosure agreement (NDA), provided that such NDA contains confidentiality obligations that are no less restrictive than those set forth in this Agreement. The Receiving Party shall:</w:t>
      </w:r>
    </w:p>
    <w:p w14:paraId="4A2513FB" w14:textId="29B2AB1D" w:rsidR="0060212F" w:rsidRDefault="0060212F" w:rsidP="0060212F">
      <w:pPr>
        <w:ind w:left="1440"/>
        <w:jc w:val="both"/>
        <w:rPr>
          <w:rFonts w:ascii="Calibri" w:hAnsi="Calibri" w:cs="Calibri"/>
        </w:rPr>
      </w:pPr>
      <w:r w:rsidRPr="0060212F">
        <w:rPr>
          <w:rFonts w:ascii="Calibri" w:hAnsi="Calibri" w:cs="Calibri"/>
        </w:rPr>
        <w:t>(a</w:t>
      </w:r>
      <w:proofErr w:type="gramStart"/>
      <w:r w:rsidRPr="0060212F">
        <w:rPr>
          <w:rFonts w:ascii="Calibri" w:hAnsi="Calibri" w:cs="Calibri"/>
        </w:rPr>
        <w:t>)</w:t>
      </w:r>
      <w:r w:rsidR="00813E95">
        <w:rPr>
          <w:rFonts w:ascii="Calibri" w:hAnsi="Calibri" w:cs="Calibri"/>
        </w:rPr>
        <w:tab/>
      </w:r>
      <w:r w:rsidRPr="0060212F">
        <w:rPr>
          <w:rFonts w:ascii="Calibri" w:hAnsi="Calibri" w:cs="Calibri"/>
        </w:rPr>
        <w:t xml:space="preserve"> ensure</w:t>
      </w:r>
      <w:proofErr w:type="gramEnd"/>
      <w:r w:rsidRPr="0060212F">
        <w:rPr>
          <w:rFonts w:ascii="Calibri" w:hAnsi="Calibri" w:cs="Calibri"/>
        </w:rPr>
        <w:t xml:space="preserve"> that such third parties are informed of the confidential nature of the Confidential </w:t>
      </w:r>
      <w:proofErr w:type="gramStart"/>
      <w:r w:rsidRPr="0060212F">
        <w:rPr>
          <w:rFonts w:ascii="Calibri" w:hAnsi="Calibri" w:cs="Calibri"/>
        </w:rPr>
        <w:t>Information;</w:t>
      </w:r>
      <w:proofErr w:type="gramEnd"/>
    </w:p>
    <w:p w14:paraId="5C41DEFC" w14:textId="465B2DA2" w:rsidR="0060212F" w:rsidRDefault="0060212F" w:rsidP="0060212F">
      <w:pPr>
        <w:ind w:left="1440"/>
        <w:jc w:val="both"/>
        <w:rPr>
          <w:rFonts w:ascii="Calibri" w:hAnsi="Calibri" w:cs="Calibri"/>
        </w:rPr>
      </w:pPr>
      <w:r w:rsidRPr="0060212F">
        <w:rPr>
          <w:rFonts w:ascii="Calibri" w:hAnsi="Calibri" w:cs="Calibri"/>
        </w:rPr>
        <w:t>(b</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be</w:t>
      </w:r>
      <w:proofErr w:type="gramEnd"/>
      <w:r w:rsidRPr="0060212F">
        <w:rPr>
          <w:rFonts w:ascii="Calibri" w:hAnsi="Calibri" w:cs="Calibri"/>
        </w:rPr>
        <w:t xml:space="preserve"> fully responsible for any breach of confidentiality by such third parties; and</w:t>
      </w:r>
    </w:p>
    <w:p w14:paraId="4560BD59" w14:textId="32F27F3D" w:rsidR="00090E9E" w:rsidRPr="0099186E" w:rsidRDefault="0060212F" w:rsidP="0060212F">
      <w:pPr>
        <w:ind w:left="1440"/>
        <w:jc w:val="both"/>
        <w:rPr>
          <w:rFonts w:ascii="Calibri" w:hAnsi="Calibri" w:cs="Calibri"/>
        </w:rPr>
      </w:pPr>
      <w:r w:rsidRPr="0060212F">
        <w:rPr>
          <w:rFonts w:ascii="Calibri" w:hAnsi="Calibri" w:cs="Calibri"/>
        </w:rPr>
        <w:t>(c</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maintain</w:t>
      </w:r>
      <w:proofErr w:type="gramEnd"/>
      <w:r w:rsidRPr="0060212F">
        <w:rPr>
          <w:rFonts w:ascii="Calibri" w:hAnsi="Calibri" w:cs="Calibri"/>
        </w:rPr>
        <w:t xml:space="preserve"> a written record of all such disclosures and make such records available to the Disclosing Party upon reasonable request.</w:t>
      </w:r>
    </w:p>
    <w:p w14:paraId="37370019" w14:textId="77777777" w:rsidR="00070479" w:rsidRPr="0099186E" w:rsidRDefault="00070479" w:rsidP="00C86343">
      <w:pPr>
        <w:jc w:val="both"/>
        <w:rPr>
          <w:rFonts w:ascii="Calibri" w:hAnsi="Calibri" w:cs="Calibri"/>
        </w:rPr>
      </w:pPr>
    </w:p>
    <w:p w14:paraId="209CD4CD" w14:textId="2D0D90A9" w:rsidR="00693CE3" w:rsidRPr="0099186E" w:rsidRDefault="00693CE3" w:rsidP="00C86343">
      <w:pPr>
        <w:ind w:left="1440" w:hanging="720"/>
        <w:jc w:val="both"/>
        <w:rPr>
          <w:rFonts w:ascii="Calibri" w:hAnsi="Calibri" w:cs="Calibri"/>
          <w:b/>
          <w:bCs/>
        </w:rPr>
      </w:pPr>
      <w:r w:rsidRPr="0099186E">
        <w:rPr>
          <w:rFonts w:ascii="Calibri" w:hAnsi="Calibri" w:cs="Calibri"/>
          <w:b/>
          <w:bCs/>
        </w:rPr>
        <w:t>4.</w:t>
      </w:r>
      <w:r w:rsidRPr="0099186E">
        <w:rPr>
          <w:rFonts w:ascii="Calibri" w:hAnsi="Calibri" w:cs="Calibri"/>
          <w:b/>
          <w:bCs/>
        </w:rPr>
        <w:tab/>
        <w:t xml:space="preserve">EXCEPTIONS </w:t>
      </w:r>
    </w:p>
    <w:p w14:paraId="3B9C8ECF" w14:textId="77777777" w:rsidR="00693CE3" w:rsidRPr="0099186E" w:rsidRDefault="00693CE3" w:rsidP="00C86343">
      <w:pPr>
        <w:ind w:left="720"/>
        <w:jc w:val="both"/>
        <w:rPr>
          <w:rFonts w:ascii="Calibri" w:hAnsi="Calibri" w:cs="Calibri"/>
        </w:rPr>
      </w:pPr>
    </w:p>
    <w:p w14:paraId="001F7DB2" w14:textId="77777777" w:rsidR="00693CE3" w:rsidRPr="0099186E" w:rsidRDefault="00693CE3" w:rsidP="00C86343">
      <w:pPr>
        <w:ind w:left="720"/>
        <w:jc w:val="both"/>
        <w:rPr>
          <w:rFonts w:ascii="Calibri" w:hAnsi="Calibri" w:cs="Calibri"/>
        </w:rPr>
      </w:pPr>
      <w:r w:rsidRPr="0099186E">
        <w:rPr>
          <w:rFonts w:ascii="Calibri" w:hAnsi="Calibri" w:cs="Calibri"/>
        </w:rPr>
        <w:t>4.1</w:t>
      </w:r>
      <w:r w:rsidRPr="0099186E">
        <w:rPr>
          <w:rFonts w:ascii="Calibri" w:hAnsi="Calibri" w:cs="Calibri"/>
        </w:rPr>
        <w:tab/>
        <w:t xml:space="preserve">The confidentiality obligations herein shall not apply, however, to any part of the Confidential Information which: </w:t>
      </w:r>
    </w:p>
    <w:p w14:paraId="4D89C78C" w14:textId="77777777" w:rsidR="00693CE3" w:rsidRPr="0099186E" w:rsidRDefault="00693CE3" w:rsidP="00C86343">
      <w:pPr>
        <w:ind w:left="720"/>
        <w:jc w:val="both"/>
        <w:rPr>
          <w:rFonts w:ascii="Calibri" w:hAnsi="Calibri" w:cs="Calibri"/>
        </w:rPr>
      </w:pPr>
    </w:p>
    <w:p w14:paraId="39B91C67" w14:textId="2A7FAFFB" w:rsidR="00693CE3" w:rsidRPr="0099186E" w:rsidRDefault="00693CE3" w:rsidP="00C86343">
      <w:pPr>
        <w:ind w:left="720"/>
        <w:jc w:val="both"/>
        <w:rPr>
          <w:rFonts w:ascii="Calibri" w:hAnsi="Calibri" w:cs="Calibri"/>
        </w:rPr>
      </w:pPr>
      <w:r w:rsidRPr="0099186E">
        <w:rPr>
          <w:rFonts w:ascii="Calibri" w:hAnsi="Calibri" w:cs="Calibri"/>
        </w:rPr>
        <w:t>4.1.1</w:t>
      </w:r>
      <w:r w:rsidRPr="0099186E">
        <w:rPr>
          <w:rFonts w:ascii="Calibri" w:hAnsi="Calibri" w:cs="Calibri"/>
        </w:rPr>
        <w:tab/>
      </w:r>
      <w:r w:rsidR="00D16088" w:rsidRPr="0099186E">
        <w:rPr>
          <w:rFonts w:ascii="Calibri" w:hAnsi="Calibri" w:cs="Calibri"/>
        </w:rPr>
        <w:t>P</w:t>
      </w:r>
      <w:r w:rsidRPr="0099186E">
        <w:rPr>
          <w:rFonts w:ascii="Calibri" w:hAnsi="Calibri" w:cs="Calibri"/>
        </w:rPr>
        <w:t xml:space="preserve">rior to the date hereof, the Confidential Information have been publicly known or is in the public domain or hereafter comes into the public domain other than </w:t>
      </w:r>
      <w:proofErr w:type="gramStart"/>
      <w:r w:rsidRPr="0099186E">
        <w:rPr>
          <w:rFonts w:ascii="Calibri" w:hAnsi="Calibri" w:cs="Calibri"/>
        </w:rPr>
        <w:t>as a result of</w:t>
      </w:r>
      <w:proofErr w:type="gramEnd"/>
      <w:r w:rsidRPr="0099186E">
        <w:rPr>
          <w:rFonts w:ascii="Calibri" w:hAnsi="Calibri" w:cs="Calibri"/>
        </w:rPr>
        <w:t xml:space="preserve"> a breach of this Agreement</w:t>
      </w:r>
      <w:r w:rsidR="001B3245">
        <w:rPr>
          <w:rFonts w:ascii="Calibri" w:hAnsi="Calibri" w:cs="Calibri"/>
        </w:rPr>
        <w:t>.</w:t>
      </w:r>
    </w:p>
    <w:p w14:paraId="0AF9E92E" w14:textId="77777777" w:rsidR="00693CE3" w:rsidRPr="0099186E" w:rsidRDefault="00693CE3" w:rsidP="00C86343">
      <w:pPr>
        <w:ind w:left="720"/>
        <w:jc w:val="both"/>
        <w:rPr>
          <w:rFonts w:ascii="Calibri" w:hAnsi="Calibri" w:cs="Calibri"/>
        </w:rPr>
      </w:pPr>
    </w:p>
    <w:p w14:paraId="2D1689EE" w14:textId="3F5D8156" w:rsidR="00693CE3" w:rsidRPr="0099186E" w:rsidRDefault="00693CE3" w:rsidP="00C86343">
      <w:pPr>
        <w:ind w:left="720"/>
        <w:jc w:val="both"/>
        <w:rPr>
          <w:rFonts w:ascii="Calibri" w:hAnsi="Calibri" w:cs="Calibri"/>
        </w:rPr>
      </w:pPr>
      <w:r w:rsidRPr="0099186E">
        <w:rPr>
          <w:rFonts w:ascii="Calibri" w:hAnsi="Calibri" w:cs="Calibri"/>
        </w:rPr>
        <w:t>4.1.2</w:t>
      </w:r>
      <w:r w:rsidRPr="0099186E">
        <w:rPr>
          <w:rFonts w:ascii="Calibri" w:hAnsi="Calibri" w:cs="Calibri"/>
        </w:rPr>
        <w:tab/>
      </w:r>
      <w:r w:rsidR="00D16088" w:rsidRPr="0099186E">
        <w:rPr>
          <w:rFonts w:ascii="Calibri" w:hAnsi="Calibri" w:cs="Calibri"/>
        </w:rPr>
        <w:t>I</w:t>
      </w:r>
      <w:r w:rsidRPr="0099186E">
        <w:rPr>
          <w:rFonts w:ascii="Calibri" w:hAnsi="Calibri" w:cs="Calibri"/>
        </w:rPr>
        <w:t>s explicitly approved for disclosure by written authorization of the Disclosing Party</w:t>
      </w:r>
      <w:r w:rsidR="001B3245">
        <w:rPr>
          <w:rFonts w:ascii="Calibri" w:hAnsi="Calibri" w:cs="Calibri"/>
        </w:rPr>
        <w:t>.</w:t>
      </w:r>
    </w:p>
    <w:p w14:paraId="54B64B79" w14:textId="77777777" w:rsidR="00693CE3" w:rsidRPr="0099186E" w:rsidRDefault="00693CE3" w:rsidP="00C86343">
      <w:pPr>
        <w:ind w:left="720"/>
        <w:jc w:val="both"/>
        <w:rPr>
          <w:rFonts w:ascii="Calibri" w:hAnsi="Calibri" w:cs="Calibri"/>
        </w:rPr>
      </w:pPr>
    </w:p>
    <w:p w14:paraId="4D1CE822" w14:textId="31CE0DE6" w:rsidR="00693CE3" w:rsidRPr="0099186E" w:rsidRDefault="00693CE3" w:rsidP="00C86343">
      <w:pPr>
        <w:ind w:left="720"/>
        <w:jc w:val="both"/>
        <w:rPr>
          <w:rFonts w:ascii="Calibri" w:hAnsi="Calibri" w:cs="Calibri"/>
        </w:rPr>
      </w:pPr>
      <w:r w:rsidRPr="0099186E">
        <w:rPr>
          <w:rFonts w:ascii="Calibri" w:hAnsi="Calibri" w:cs="Calibri"/>
        </w:rPr>
        <w:t>4.1.3</w:t>
      </w:r>
      <w:r w:rsidRPr="0099186E">
        <w:rPr>
          <w:rFonts w:ascii="Calibri" w:hAnsi="Calibri" w:cs="Calibri"/>
        </w:rPr>
        <w:tab/>
      </w:r>
      <w:r w:rsidR="00D16088" w:rsidRPr="0099186E">
        <w:rPr>
          <w:rFonts w:ascii="Calibri" w:hAnsi="Calibri" w:cs="Calibri"/>
        </w:rPr>
        <w:t>W</w:t>
      </w:r>
      <w:r w:rsidRPr="0099186E">
        <w:rPr>
          <w:rFonts w:ascii="Calibri" w:hAnsi="Calibri" w:cs="Calibri"/>
        </w:rPr>
        <w:t>as already known to the Receiving Party at the time of disclosure as shown by written records in existence at the time of disclosure</w:t>
      </w:r>
      <w:r w:rsidR="001B3245">
        <w:rPr>
          <w:rFonts w:ascii="Calibri" w:hAnsi="Calibri" w:cs="Calibri"/>
        </w:rPr>
        <w:t>.</w:t>
      </w:r>
    </w:p>
    <w:p w14:paraId="69024700" w14:textId="77777777" w:rsidR="00693CE3" w:rsidRPr="0099186E" w:rsidRDefault="00693CE3" w:rsidP="00C86343">
      <w:pPr>
        <w:ind w:left="720"/>
        <w:jc w:val="both"/>
        <w:rPr>
          <w:rFonts w:ascii="Calibri" w:hAnsi="Calibri" w:cs="Calibri"/>
        </w:rPr>
      </w:pPr>
    </w:p>
    <w:p w14:paraId="170B393C" w14:textId="76AE4CB6" w:rsidR="00693CE3" w:rsidRPr="0099186E" w:rsidRDefault="00693CE3" w:rsidP="00C86343">
      <w:pPr>
        <w:ind w:left="720"/>
        <w:jc w:val="both"/>
        <w:rPr>
          <w:rFonts w:ascii="Calibri" w:hAnsi="Calibri" w:cs="Calibri"/>
        </w:rPr>
      </w:pPr>
      <w:r w:rsidRPr="0099186E">
        <w:rPr>
          <w:rFonts w:ascii="Calibri" w:hAnsi="Calibri" w:cs="Calibri"/>
        </w:rPr>
        <w:t>4.1.4</w:t>
      </w:r>
      <w:r w:rsidRPr="0099186E">
        <w:rPr>
          <w:rFonts w:ascii="Calibri" w:hAnsi="Calibri" w:cs="Calibri"/>
        </w:rPr>
        <w:tab/>
      </w:r>
      <w:r w:rsidR="00D16088" w:rsidRPr="0099186E">
        <w:rPr>
          <w:rFonts w:ascii="Calibri" w:hAnsi="Calibri" w:cs="Calibri"/>
        </w:rPr>
        <w:t>W</w:t>
      </w:r>
      <w:r w:rsidRPr="0099186E">
        <w:rPr>
          <w:rFonts w:ascii="Calibri" w:hAnsi="Calibri" w:cs="Calibri"/>
        </w:rPr>
        <w:t>as lawfully obtained by the Receiving Party without breach of this Agreement and otherwise not in violation of the Disclosing Party’s rights</w:t>
      </w:r>
      <w:r w:rsidR="001B3245">
        <w:rPr>
          <w:rFonts w:ascii="Calibri" w:hAnsi="Calibri" w:cs="Calibri"/>
        </w:rPr>
        <w:t>.</w:t>
      </w:r>
    </w:p>
    <w:p w14:paraId="249F63E0" w14:textId="77777777" w:rsidR="00693CE3" w:rsidRPr="0099186E" w:rsidRDefault="00693CE3" w:rsidP="00C86343">
      <w:pPr>
        <w:ind w:left="720"/>
        <w:jc w:val="both"/>
        <w:rPr>
          <w:rFonts w:ascii="Calibri" w:hAnsi="Calibri" w:cs="Calibri"/>
        </w:rPr>
      </w:pPr>
    </w:p>
    <w:p w14:paraId="28EA4B56" w14:textId="246CE918" w:rsidR="00693CE3" w:rsidRPr="0099186E" w:rsidRDefault="00693CE3" w:rsidP="00C86343">
      <w:pPr>
        <w:ind w:left="720"/>
        <w:jc w:val="both"/>
        <w:rPr>
          <w:rFonts w:ascii="Calibri" w:hAnsi="Calibri" w:cs="Calibri"/>
        </w:rPr>
      </w:pPr>
      <w:r>
        <w:rPr>
          <w:rFonts w:ascii="Calibri" w:hAnsi="Calibri" w:cs="Calibri"/>
        </w:rPr>
        <w:t xml:space="preserve">4.1.5</w:t>
        <w:tab/>
        <w:t xml:space="preserve">Is required by law or by order of a court of competent jurisdiction or by any rule, direction or regulation of any regulatory or governmental authority or any other relevant authority, including without limitation, a recognized stock exchange, to be disclosed, provided always that, to the extent permitted by law, prior to any such disclosure pursuant to the foregoing, to the greatest extent legally permissible, the Receiving Party or its Representatives, as applicable, will: (a) provide the Disclosing Party with </w:t>
      </w:r>
      <w:del w:id="1009" w:author="Zed Financial" w:date="2026-09-11T12:00:00Z">
        <w:r>
          <w:rPr>
            <w:rFonts w:ascii="Calibri" w:hAnsi="Calibri" w:cs="Calibri"/>
          </w:rPr>
          <w:delText xml:space="preserve">at least ten (10) business days’</w:delText>
        </w:r>
      </w:del>
      <w:ins w:id="1010" w:author="Zed Financial" w:date="2026-09-11T12:00:00Z">
        <w:r>
          <w:rPr>
            <w:rFonts w:ascii="Calibri" w:hAnsi="Calibri" w:cs="Calibri"/>
          </w:rPr>
          <w:t xml:space="preserve">prompt</w:t>
        </w:r>
      </w:ins>
      <w:r>
        <w:rPr>
          <w:rFonts w:ascii="Calibri" w:hAnsi="Calibri" w:cs="Calibri"/>
        </w:rPr>
        <w:t xml:space="preserve"> prior written notice as to the proposed form, nature and purpose of the disclosure; and (b) disclose only that portion of the Confidential Information that the Receiving Party or the applicable Representative is legally required to disclose.  </w:t>
      </w:r>
    </w:p>
    <w:p w14:paraId="4A42E023" w14:textId="77777777" w:rsidR="00693CE3" w:rsidRPr="0099186E" w:rsidRDefault="00693CE3" w:rsidP="00C86343">
      <w:pPr>
        <w:ind w:left="720"/>
        <w:jc w:val="both"/>
        <w:rPr>
          <w:rFonts w:ascii="Calibri" w:hAnsi="Calibri" w:cs="Calibri"/>
        </w:rPr>
      </w:pPr>
    </w:p>
    <w:p w14:paraId="029D8D9D" w14:textId="77777777" w:rsidR="00693CE3" w:rsidRPr="0099186E" w:rsidRDefault="00693CE3" w:rsidP="00C86343">
      <w:pPr>
        <w:ind w:left="720"/>
        <w:jc w:val="both"/>
        <w:rPr>
          <w:rFonts w:ascii="Calibri" w:hAnsi="Calibri" w:cs="Calibri"/>
          <w:b/>
          <w:bCs/>
        </w:rPr>
      </w:pPr>
      <w:r w:rsidRPr="0099186E">
        <w:rPr>
          <w:rFonts w:ascii="Calibri" w:hAnsi="Calibri" w:cs="Calibri"/>
          <w:b/>
          <w:bCs/>
        </w:rPr>
        <w:t>5.</w:t>
      </w:r>
      <w:r w:rsidRPr="0099186E">
        <w:rPr>
          <w:rFonts w:ascii="Calibri" w:hAnsi="Calibri" w:cs="Calibri"/>
          <w:b/>
          <w:bCs/>
        </w:rPr>
        <w:tab/>
        <w:t xml:space="preserve">TERM OF AGREEMENT </w:t>
      </w:r>
    </w:p>
    <w:p w14:paraId="0D3DA66F" w14:textId="77777777" w:rsidR="00693CE3" w:rsidRPr="0099186E" w:rsidRDefault="00693CE3" w:rsidP="00C86343">
      <w:pPr>
        <w:ind w:left="720"/>
        <w:jc w:val="both"/>
        <w:rPr>
          <w:rFonts w:ascii="Calibri" w:hAnsi="Calibri" w:cs="Calibri"/>
        </w:rPr>
      </w:pPr>
    </w:p>
    <w:p w14:paraId="11269B7C" w14:textId="3EBE1BEC" w:rsidR="00693CE3" w:rsidRPr="0099186E" w:rsidRDefault="00693CE3" w:rsidP="00C86343">
      <w:pPr>
        <w:ind w:left="720"/>
        <w:jc w:val="both"/>
        <w:rPr>
          <w:rFonts w:ascii="Calibri" w:hAnsi="Calibri" w:cs="Calibri"/>
        </w:rPr>
      </w:pPr>
      <w:r>
        <w:rPr>
          <w:rFonts w:ascii="Calibri" w:hAnsi="Calibri" w:cs="Calibri"/>
        </w:rPr>
        <w:t xml:space="preserve">5.1</w:t>
        <w:tab/>
        <w:t xml:space="preserve">This Agreement shall be valid for two (2) years as of the Effective Date, unless it is terminated with mutual consent by the Parties, and the obligations of the Parties hereunder regarding the Confidential Information disclosed prior to termination shall continue in effect for a period of </w:t>
      </w:r>
      <w:del w:id="1011" w:author="Zed Financial" w:date="2026-09-11T12:00:00Z">
        <w:r>
          <w:rPr>
            <w:rFonts w:ascii="Calibri" w:hAnsi="Calibri" w:cs="Calibri"/>
          </w:rPr>
          <w:delText xml:space="preserve">one (1) year</w:delText>
        </w:r>
      </w:del>
      <w:ins w:id="1012" w:author="Zed Financial" w:date="2026-09-11T12:00:00Z">
        <w:r>
          <w:rPr>
            <w:rFonts w:ascii="Calibri" w:hAnsi="Calibri" w:cs="Calibri"/>
          </w:rPr>
          <w:t xml:space="preserve">three (3) years</w:t>
        </w:r>
      </w:ins>
      <w:r>
        <w:rPr>
          <w:rFonts w:ascii="Calibri" w:hAnsi="Calibri" w:cs="Calibri"/>
        </w:rPr>
        <w:t xml:space="preserve"> from the date of disclosure. This clause shall survive termination of this Agreement.</w:t>
      </w:r>
      <w:ins w:id="1013" w:author="Zed Financial" w:date="2026-09-11T12:00:00Z">
        <w:r>
          <w:rPr>
            <w:rFonts w:ascii="Calibri" w:hAnsi="Calibri" w:cs="Calibri"/>
          </w:rPr>
          <w:t xml:space="preserve"> Notwithstanding the foregoing, with respect to any Confidential Information that constitutes a trade secret under applicable law, the confidentiality obligations hereunder shall continue for so long as such information remains a trade secret.</w:t>
        </w:r>
      </w:ins>
      <w:r>
        <w:rPr>
          <w:rFonts w:ascii="Calibri" w:hAnsi="Calibri" w:cs="Calibri"/>
        </w:rPr>
        <w:t xml:space="preserve"> In the event the Parties enter and sign a formal contract in the form of an enforceable engagement letter at the implementation of the Project, the formal contract shall supersede the confidentiality provisions of this Agreement</w:t>
      </w:r>
      <w:ins w:id="1014" w:author="Zed Financial" w:date="2026-09-11T12:00:00Z">
        <w:r>
          <w:rPr>
            <w:rFonts w:ascii="Calibri" w:hAnsi="Calibri" w:cs="Calibri"/>
          </w:rPr>
          <w:t xml:space="preserve">, provided that such contract contains confidentiality obligations no less protective of the Disclosing Party than those set forth herein</w:t>
        </w:r>
      </w:ins>
      <w:r>
        <w:rPr>
          <w:rFonts w:ascii="Calibri" w:hAnsi="Calibri" w:cs="Calibri"/>
        </w:rPr>
        <w:t xml:space="preserve">. </w:t>
      </w:r>
    </w:p>
    <w:p w14:paraId="0BC6D01A" w14:textId="77777777" w:rsidR="00693CE3" w:rsidRPr="0099186E" w:rsidRDefault="00693CE3" w:rsidP="00C86343">
      <w:pPr>
        <w:ind w:left="720"/>
        <w:jc w:val="both"/>
        <w:rPr>
          <w:rFonts w:ascii="Calibri" w:hAnsi="Calibri" w:cs="Calibri"/>
        </w:rPr>
      </w:pPr>
    </w:p>
    <w:p w14:paraId="652A221A" w14:textId="77777777" w:rsidR="00693CE3" w:rsidRPr="0099186E" w:rsidRDefault="00693CE3" w:rsidP="00C86343">
      <w:pPr>
        <w:ind w:left="720"/>
        <w:jc w:val="both"/>
        <w:rPr>
          <w:rFonts w:ascii="Calibri" w:hAnsi="Calibri" w:cs="Calibri"/>
          <w:b/>
          <w:bCs/>
        </w:rPr>
      </w:pPr>
      <w:r w:rsidRPr="0099186E">
        <w:rPr>
          <w:rFonts w:ascii="Calibri" w:hAnsi="Calibri" w:cs="Calibri"/>
          <w:b/>
          <w:bCs/>
        </w:rPr>
        <w:t>6.</w:t>
      </w:r>
      <w:r w:rsidRPr="0099186E">
        <w:rPr>
          <w:rFonts w:ascii="Calibri" w:hAnsi="Calibri" w:cs="Calibri"/>
          <w:b/>
          <w:bCs/>
        </w:rPr>
        <w:tab/>
        <w:t xml:space="preserve">OWNERSHIP OF CONFIDENTIAL INFORMATION </w:t>
      </w:r>
    </w:p>
    <w:p w14:paraId="5E5BE5C2" w14:textId="77777777" w:rsidR="00693CE3" w:rsidRPr="0099186E" w:rsidRDefault="00693CE3" w:rsidP="00C86343">
      <w:pPr>
        <w:ind w:left="720"/>
        <w:jc w:val="both"/>
        <w:rPr>
          <w:rFonts w:ascii="Calibri" w:hAnsi="Calibri" w:cs="Calibri"/>
        </w:rPr>
      </w:pPr>
    </w:p>
    <w:p w14:paraId="068A1CCB" w14:textId="28EB86B8" w:rsidR="00693CE3" w:rsidRPr="0099186E" w:rsidRDefault="00693CE3" w:rsidP="00C86343">
      <w:pPr>
        <w:ind w:left="720"/>
        <w:jc w:val="both"/>
        <w:rPr>
          <w:rFonts w:ascii="Calibri" w:hAnsi="Calibri" w:cs="Calibri"/>
        </w:rPr>
      </w:pPr>
      <w:r w:rsidRPr="0099186E">
        <w:rPr>
          <w:rFonts w:ascii="Calibri" w:hAnsi="Calibri" w:cs="Calibri"/>
        </w:rPr>
        <w:t>6.1</w:t>
      </w:r>
      <w:r w:rsidRPr="0099186E">
        <w:rPr>
          <w:rFonts w:ascii="Calibri" w:hAnsi="Calibri" w:cs="Calibri"/>
        </w:rPr>
        <w:tab/>
        <w:t xml:space="preserve">The Parties acknowledge and agree that all Confidential Information disclosed by or on behalf of the Disclosing Party shall be and remain the property of the Disclosing Party. Nothing in this Agreement shall be construed as granting or conferring any license or any rights whatsoever (including without limitation any intellectual property rights), whether expressly, </w:t>
      </w:r>
      <w:r w:rsidR="00890357" w:rsidRPr="0099186E">
        <w:rPr>
          <w:rFonts w:ascii="Calibri" w:hAnsi="Calibri" w:cs="Calibri"/>
        </w:rPr>
        <w:t>impliedly,</w:t>
      </w:r>
      <w:r w:rsidRPr="0099186E">
        <w:rPr>
          <w:rFonts w:ascii="Calibri" w:hAnsi="Calibri" w:cs="Calibri"/>
        </w:rPr>
        <w:t xml:space="preserve"> or otherwise, in respect of the Disclosing Party’s Confidential Information to the Receiving Party. </w:t>
      </w:r>
    </w:p>
    <w:p w14:paraId="388F946E" w14:textId="77777777" w:rsidR="00693CE3" w:rsidRPr="0099186E" w:rsidRDefault="00693CE3" w:rsidP="00C86343">
      <w:pPr>
        <w:jc w:val="both"/>
        <w:rPr>
          <w:rFonts w:ascii="Calibri" w:hAnsi="Calibri" w:cs="Calibri"/>
        </w:rPr>
      </w:pPr>
    </w:p>
    <w:p w14:paraId="773E147A" w14:textId="77777777" w:rsidR="00693CE3" w:rsidRPr="0099186E" w:rsidRDefault="00693CE3" w:rsidP="00C86343">
      <w:pPr>
        <w:ind w:left="720"/>
        <w:jc w:val="both"/>
        <w:rPr>
          <w:rFonts w:ascii="Calibri" w:hAnsi="Calibri" w:cs="Calibri"/>
          <w:b/>
          <w:bCs/>
        </w:rPr>
      </w:pPr>
      <w:r w:rsidRPr="0099186E">
        <w:rPr>
          <w:rFonts w:ascii="Calibri" w:hAnsi="Calibri" w:cs="Calibri"/>
          <w:b/>
          <w:bCs/>
        </w:rPr>
        <w:t>7.</w:t>
      </w:r>
      <w:r w:rsidRPr="0099186E">
        <w:rPr>
          <w:rFonts w:ascii="Calibri" w:hAnsi="Calibri" w:cs="Calibri"/>
          <w:b/>
          <w:bCs/>
        </w:rPr>
        <w:tab/>
        <w:t xml:space="preserve">RESTRICTIONS AND RETURN OR DESTRUCTION OF CONFIDENTIAL INFORMATION </w:t>
      </w:r>
    </w:p>
    <w:p w14:paraId="245B8615" w14:textId="77777777" w:rsidR="00693CE3" w:rsidRPr="0099186E" w:rsidRDefault="00693CE3" w:rsidP="00C86343">
      <w:pPr>
        <w:jc w:val="both"/>
        <w:rPr>
          <w:rFonts w:ascii="Calibri" w:hAnsi="Calibri" w:cs="Calibri"/>
        </w:rPr>
      </w:pPr>
    </w:p>
    <w:p w14:paraId="49C77D73" w14:textId="48ED1375" w:rsidR="00693CE3" w:rsidRPr="0099186E" w:rsidRDefault="00693CE3" w:rsidP="00C86343">
      <w:pPr>
        <w:ind w:left="720"/>
        <w:jc w:val="both"/>
        <w:rPr>
          <w:rFonts w:ascii="Calibri" w:hAnsi="Calibri" w:cs="Calibri"/>
        </w:rPr>
      </w:pPr>
      <w:r w:rsidRPr="0099186E">
        <w:rPr>
          <w:rFonts w:ascii="Calibri" w:hAnsi="Calibri" w:cs="Calibri"/>
        </w:rPr>
        <w:t>7.1</w:t>
      </w:r>
      <w:r w:rsidRPr="0099186E">
        <w:rPr>
          <w:rFonts w:ascii="Calibri" w:hAnsi="Calibri" w:cs="Calibri"/>
        </w:rPr>
        <w:tab/>
        <w:t xml:space="preserve">Tangible forms of Confidential Information shall not be copied, in whole or in part, without the prior written consent of the Disclosing Party, except for a reasonable number of copies necessary to carry out the transactions contemplated by or pursuant to this Agreement. </w:t>
      </w:r>
    </w:p>
    <w:p w14:paraId="05247BFF" w14:textId="77777777" w:rsidR="00693CE3" w:rsidRPr="0099186E" w:rsidRDefault="00693CE3" w:rsidP="00C86343">
      <w:pPr>
        <w:ind w:left="720"/>
        <w:jc w:val="both"/>
        <w:rPr>
          <w:rFonts w:ascii="Calibri" w:hAnsi="Calibri" w:cs="Calibri"/>
        </w:rPr>
      </w:pPr>
    </w:p>
    <w:p w14:paraId="439A2D97" w14:textId="7DFFED08" w:rsidR="00693CE3" w:rsidRPr="0099186E" w:rsidRDefault="00693CE3" w:rsidP="00C86343">
      <w:pPr>
        <w:ind w:left="720"/>
        <w:jc w:val="both"/>
        <w:rPr>
          <w:rFonts w:ascii="Calibri" w:hAnsi="Calibri" w:cs="Calibri"/>
        </w:rPr>
      </w:pPr>
      <w:r w:rsidRPr="0099186E">
        <w:rPr>
          <w:rFonts w:ascii="Calibri" w:hAnsi="Calibri" w:cs="Calibri"/>
        </w:rPr>
        <w:t>7.2</w:t>
      </w:r>
      <w:r w:rsidRPr="0099186E">
        <w:rPr>
          <w:rFonts w:ascii="Calibri" w:hAnsi="Calibri" w:cs="Calibri"/>
        </w:rPr>
        <w:tab/>
        <w:t xml:space="preserve">Upon request by the Disclosing Party and at the Disclosing Party’s direction, the Receiving Party shall forthwith: </w:t>
      </w:r>
    </w:p>
    <w:p w14:paraId="0CD3CDC7" w14:textId="77777777" w:rsidR="00693CE3" w:rsidRPr="0099186E" w:rsidRDefault="00693CE3" w:rsidP="00C86343">
      <w:pPr>
        <w:ind w:left="720"/>
        <w:jc w:val="both"/>
        <w:rPr>
          <w:rFonts w:ascii="Calibri" w:hAnsi="Calibri" w:cs="Calibri"/>
        </w:rPr>
      </w:pPr>
    </w:p>
    <w:p w14:paraId="62DCAE0E" w14:textId="47E10252" w:rsidR="00693CE3" w:rsidRPr="0099186E" w:rsidRDefault="00693CE3" w:rsidP="00C86343">
      <w:pPr>
        <w:ind w:left="720"/>
        <w:jc w:val="both"/>
        <w:rPr>
          <w:rFonts w:ascii="Calibri" w:hAnsi="Calibri" w:cs="Calibri"/>
        </w:rPr>
      </w:pPr>
      <w:r>
        <w:rPr>
          <w:rFonts w:ascii="Calibri" w:hAnsi="Calibri" w:cs="Calibri"/>
        </w:rPr>
        <w:t xml:space="preserve">7.2.1</w:t>
        <w:tab/>
        <w:t xml:space="preserve">Return all documents and other materials </w:t>
      </w:r>
      <w:del w:id="1015" w:author="Zed Financial" w:date="2026-09-11T12:00:00Z">
        <w:r>
          <w:rPr>
            <w:rFonts w:ascii="Calibri" w:hAnsi="Calibri" w:cs="Calibri"/>
          </w:rPr>
          <w:delText xml:space="preserve">that are labelled as “Confidential” </w:delText>
        </w:r>
      </w:del>
      <w:r>
        <w:rPr>
          <w:rFonts w:ascii="Calibri" w:hAnsi="Calibri" w:cs="Calibri"/>
        </w:rPr>
        <w:t xml:space="preserve">containing such Confidential Information together with all copies and reproductions thereof; or </w:t>
      </w:r>
    </w:p>
    <w:p w14:paraId="470E4ADE" w14:textId="77777777" w:rsidR="00693CE3" w:rsidRPr="0099186E" w:rsidRDefault="00693CE3" w:rsidP="00C86343">
      <w:pPr>
        <w:ind w:left="720"/>
        <w:jc w:val="both"/>
        <w:rPr>
          <w:rFonts w:ascii="Calibri" w:hAnsi="Calibri" w:cs="Calibri"/>
        </w:rPr>
      </w:pPr>
    </w:p>
    <w:p w14:paraId="76CE1C14" w14:textId="2B24B670" w:rsidR="00693CE3" w:rsidRPr="0099186E" w:rsidRDefault="00693CE3" w:rsidP="00C86343">
      <w:pPr>
        <w:ind w:left="720"/>
        <w:jc w:val="both"/>
        <w:rPr>
          <w:rFonts w:ascii="Calibri" w:hAnsi="Calibri" w:cs="Calibri"/>
        </w:rPr>
      </w:pPr>
      <w:r w:rsidRPr="0099186E">
        <w:rPr>
          <w:rFonts w:ascii="Calibri" w:hAnsi="Calibri" w:cs="Calibri"/>
        </w:rPr>
        <w:t>7.2.2</w:t>
      </w:r>
      <w:r w:rsidRPr="0099186E">
        <w:rPr>
          <w:rFonts w:ascii="Calibri" w:hAnsi="Calibri" w:cs="Calibri"/>
        </w:rPr>
        <w:tab/>
        <w:t xml:space="preserve">Destroy all documents and other materials containing such Confidential Information together with all copies and reproductions thereof and the Receiving Party shall confirm such destruction to the Disclosing Party in writing. </w:t>
      </w:r>
      <w:r w:rsidR="00807BFC" w:rsidRPr="0099186E">
        <w:rPr>
          <w:rFonts w:ascii="Calibri" w:hAnsi="Calibri" w:cs="Calibri"/>
        </w:rPr>
        <w:t xml:space="preserve">Notwithstanding the foregoing, the Receiving Party shall be able to keep one copy of Confidential Information </w:t>
      </w:r>
      <w:r w:rsidR="00807BFC" w:rsidRPr="0099186E">
        <w:rPr>
          <w:rFonts w:ascii="Calibri" w:hAnsi="Calibri" w:cs="Calibri"/>
        </w:rPr>
        <w:lastRenderedPageBreak/>
        <w:t>in accordance with its bona fide internal document retention policies to the extent required by legal or regulatory requirements.  Notwithstanding the return or destruction of the Confidential Information, the Receiving Party and its Representatives will continue to be bound by the confidentiality and other obligations applicable to them hereunder.</w:t>
      </w:r>
    </w:p>
    <w:p w14:paraId="5C182D57" w14:textId="77777777" w:rsidR="00693CE3" w:rsidRPr="0099186E" w:rsidRDefault="00693CE3" w:rsidP="00C86343">
      <w:pPr>
        <w:ind w:left="720"/>
        <w:jc w:val="both"/>
        <w:rPr>
          <w:rFonts w:ascii="Calibri" w:hAnsi="Calibri" w:cs="Calibri"/>
        </w:rPr>
      </w:pPr>
    </w:p>
    <w:p w14:paraId="26904909" w14:textId="77777777" w:rsidR="00693CE3" w:rsidRPr="0099186E" w:rsidRDefault="00693CE3" w:rsidP="00C86343">
      <w:pPr>
        <w:ind w:left="720"/>
        <w:jc w:val="both"/>
        <w:rPr>
          <w:rFonts w:ascii="Calibri" w:hAnsi="Calibri" w:cs="Calibri"/>
        </w:rPr>
      </w:pPr>
      <w:r>
        <w:rPr>
          <w:rFonts w:ascii="Calibri" w:hAnsi="Calibri" w:cs="Calibri"/>
        </w:rPr>
        <w:t xml:space="preserve">7.</w:t>
      </w:r>
      <w:del w:id="1016" w:author="Zed Financial" w:date="2026-09-11T12:00:00Z">
        <w:r>
          <w:rPr>
            <w:rFonts w:ascii="Calibri" w:hAnsi="Calibri" w:cs="Calibri"/>
          </w:rPr>
          <w:delText xml:space="preserve">2.</w:delText>
        </w:r>
      </w:del>
      <w:r>
        <w:rPr>
          <w:rFonts w:ascii="Calibri" w:hAnsi="Calibri" w:cs="Calibri"/>
        </w:rPr>
        <w:t xml:space="preserve">3</w:t>
        <w:tab/>
        <w:t xml:space="preserve">Any notice, demand, or request required or permitted to be given under this Agreement:  (i) shall be made in writing; (ii) shall be addressed to a party at the address of such party set forth on the signature page to this Agreement or such other notice address as such party may request by notifying the other party in writing; and (iii) shall be deemed given when: (a) delivered personally; (b) three (3) days after being sent via registered or certified mail, return receipt requested; or (c) sent via overnight courier. </w:t>
      </w:r>
    </w:p>
    <w:p w14:paraId="07DF8AD4" w14:textId="77777777" w:rsidR="00693CE3" w:rsidRPr="0099186E" w:rsidRDefault="00693CE3" w:rsidP="00C86343">
      <w:pPr>
        <w:ind w:left="720"/>
        <w:jc w:val="both"/>
        <w:rPr>
          <w:rFonts w:ascii="Calibri" w:hAnsi="Calibri" w:cs="Calibri"/>
        </w:rPr>
      </w:pPr>
    </w:p>
    <w:p w14:paraId="25DDA97B" w14:textId="77777777" w:rsidR="00693CE3" w:rsidRPr="0099186E" w:rsidRDefault="00693CE3" w:rsidP="00C86343">
      <w:pPr>
        <w:ind w:left="720"/>
        <w:jc w:val="both"/>
        <w:rPr>
          <w:rFonts w:ascii="Calibri" w:hAnsi="Calibri" w:cs="Calibri"/>
          <w:b/>
          <w:bCs/>
        </w:rPr>
      </w:pPr>
      <w:r w:rsidRPr="0099186E">
        <w:rPr>
          <w:rFonts w:ascii="Calibri" w:hAnsi="Calibri" w:cs="Calibri"/>
          <w:b/>
          <w:bCs/>
        </w:rPr>
        <w:t>8.</w:t>
      </w:r>
      <w:r w:rsidRPr="0099186E">
        <w:rPr>
          <w:rFonts w:ascii="Calibri" w:hAnsi="Calibri" w:cs="Calibri"/>
          <w:b/>
          <w:bCs/>
        </w:rPr>
        <w:tab/>
        <w:t xml:space="preserve">NO LICENCE </w:t>
      </w:r>
    </w:p>
    <w:p w14:paraId="05AC589E" w14:textId="77777777" w:rsidR="00693CE3" w:rsidRPr="0099186E" w:rsidRDefault="00693CE3" w:rsidP="00C86343">
      <w:pPr>
        <w:ind w:left="720"/>
        <w:jc w:val="both"/>
        <w:rPr>
          <w:rFonts w:ascii="Calibri" w:hAnsi="Calibri" w:cs="Calibri"/>
        </w:rPr>
      </w:pPr>
    </w:p>
    <w:p w14:paraId="3FD0635D" w14:textId="77777777" w:rsidR="00693CE3" w:rsidRPr="0099186E" w:rsidRDefault="00693CE3" w:rsidP="00C86343">
      <w:pPr>
        <w:ind w:left="720"/>
        <w:jc w:val="both"/>
        <w:rPr>
          <w:rFonts w:ascii="Calibri" w:hAnsi="Calibri" w:cs="Calibri"/>
        </w:rPr>
      </w:pPr>
      <w:r w:rsidRPr="0099186E">
        <w:rPr>
          <w:rFonts w:ascii="Calibri" w:hAnsi="Calibri" w:cs="Calibri"/>
        </w:rPr>
        <w:t>8.1</w:t>
      </w:r>
      <w:r w:rsidRPr="0099186E">
        <w:rPr>
          <w:rFonts w:ascii="Calibri" w:hAnsi="Calibri" w:cs="Calibri"/>
        </w:rPr>
        <w:tab/>
        <w:t xml:space="preserve">No license, whether express or implied, in the Confidential Information is granted by the Disclosing Party to the Receiving Party to use the Confidential Information other than in the manner and to the extent authorized by this Agreement. </w:t>
      </w:r>
    </w:p>
    <w:p w14:paraId="6909D45C" w14:textId="77777777" w:rsidR="00693CE3" w:rsidRPr="0099186E" w:rsidRDefault="00693CE3" w:rsidP="00C86343">
      <w:pPr>
        <w:ind w:left="720"/>
        <w:jc w:val="both"/>
        <w:rPr>
          <w:rFonts w:ascii="Calibri" w:hAnsi="Calibri" w:cs="Calibri"/>
        </w:rPr>
      </w:pPr>
    </w:p>
    <w:p w14:paraId="2B1ACBBF" w14:textId="4027E48C" w:rsidR="00693CE3" w:rsidRPr="0099186E" w:rsidRDefault="00693CE3" w:rsidP="00C86343">
      <w:pPr>
        <w:ind w:left="720"/>
        <w:jc w:val="both"/>
        <w:rPr>
          <w:rFonts w:ascii="Calibri" w:hAnsi="Calibri" w:cs="Calibri"/>
        </w:rPr>
      </w:pPr>
      <w:r w:rsidRPr="0099186E">
        <w:rPr>
          <w:rFonts w:ascii="Calibri" w:hAnsi="Calibri" w:cs="Calibri"/>
        </w:rPr>
        <w:t>8.2</w:t>
      </w:r>
      <w:r w:rsidRPr="0099186E">
        <w:rPr>
          <w:rFonts w:ascii="Calibri" w:hAnsi="Calibri" w:cs="Calibri"/>
        </w:rPr>
        <w:tab/>
        <w:t xml:space="preserve">The Receiving Party fully understands and agrees that it is not allowed to sell, develop or exploit any parts, products, services, documents or information which embody in whole or in part any Confidential Information, except as contemplated by this Agreement. </w:t>
      </w:r>
    </w:p>
    <w:p w14:paraId="3E072904" w14:textId="77777777" w:rsidR="00693CE3" w:rsidRPr="0099186E" w:rsidRDefault="00693CE3" w:rsidP="00C86343">
      <w:pPr>
        <w:ind w:left="720"/>
        <w:jc w:val="both"/>
        <w:rPr>
          <w:rFonts w:ascii="Calibri" w:hAnsi="Calibri" w:cs="Calibri"/>
        </w:rPr>
      </w:pPr>
    </w:p>
    <w:p w14:paraId="22890B93" w14:textId="4A553C9A" w:rsidR="00693CE3" w:rsidRPr="0099186E" w:rsidRDefault="00693CE3" w:rsidP="00C86343">
      <w:pPr>
        <w:ind w:left="720"/>
        <w:jc w:val="both"/>
        <w:rPr>
          <w:rFonts w:ascii="Calibri" w:hAnsi="Calibri" w:cs="Calibri"/>
        </w:rPr>
      </w:pPr>
      <w:r w:rsidRPr="0099186E">
        <w:rPr>
          <w:rFonts w:ascii="Calibri" w:hAnsi="Calibri" w:cs="Calibri"/>
        </w:rPr>
        <w:t>8.3</w:t>
      </w:r>
      <w:r w:rsidRPr="0099186E">
        <w:rPr>
          <w:rFonts w:ascii="Calibri" w:hAnsi="Calibri" w:cs="Calibri"/>
        </w:rPr>
        <w:tab/>
        <w:t xml:space="preserve">The Receiving Party acknowledges and agrees that neither the Disclosing Party, nor any other person or entity has made or is authorized to make any representations or warranties whatsoever including, without limitation, any representations as to the accuracy or completeness of any Confidential Information furnished or made available hereunder, and that no such person will have any liability relating to the Confidential Information or for any errors therein or omissions therefrom.  The Receiving Party further agrees that none of the Receiving Party or its Representatives is entitled to rely on the accuracy or completeness of the Confidential Information and that they will not make any claim against the Disclosing Party or any other person or entity based on or relating to the Confidential Information and that they will be entitled to rely on only the express representations and warranties, if any, made in a definitive agreement entered into between Receiving Party and the Disclosing Party, subject to such limitations and restrictions as may be specified therein.  Neither the Disclosing Party nor any of its Representatives shall have any liability to the Receiving Party or its Representatives resulting from the access to or use of the Confidential Information by the Receiving Party or its Representatives. </w:t>
      </w:r>
    </w:p>
    <w:p w14:paraId="7E8DC424" w14:textId="77777777" w:rsidR="00693CE3" w:rsidRPr="0099186E" w:rsidRDefault="00693CE3" w:rsidP="00C86343">
      <w:pPr>
        <w:ind w:left="720"/>
        <w:jc w:val="both"/>
        <w:rPr>
          <w:rFonts w:ascii="Calibri" w:hAnsi="Calibri" w:cs="Calibri"/>
        </w:rPr>
      </w:pPr>
    </w:p>
    <w:p w14:paraId="1FAA9832" w14:textId="77777777" w:rsidR="00693CE3" w:rsidRPr="0099186E" w:rsidRDefault="00693CE3" w:rsidP="00C86343">
      <w:pPr>
        <w:ind w:left="720"/>
        <w:jc w:val="both"/>
        <w:rPr>
          <w:rFonts w:ascii="Calibri" w:hAnsi="Calibri" w:cs="Calibri"/>
          <w:b/>
          <w:bCs/>
        </w:rPr>
      </w:pPr>
      <w:r w:rsidRPr="0099186E">
        <w:rPr>
          <w:rFonts w:ascii="Calibri" w:hAnsi="Calibri" w:cs="Calibri"/>
          <w:b/>
          <w:bCs/>
        </w:rPr>
        <w:t>9.</w:t>
      </w:r>
      <w:r w:rsidRPr="0099186E">
        <w:rPr>
          <w:rFonts w:ascii="Calibri" w:hAnsi="Calibri" w:cs="Calibri"/>
          <w:b/>
          <w:bCs/>
        </w:rPr>
        <w:tab/>
        <w:t xml:space="preserve">REMEDIES FOR BREACH </w:t>
      </w:r>
    </w:p>
    <w:p w14:paraId="28318E0E" w14:textId="77777777" w:rsidR="00693CE3" w:rsidRPr="0099186E" w:rsidRDefault="00693CE3" w:rsidP="00C86343">
      <w:pPr>
        <w:jc w:val="both"/>
        <w:rPr>
          <w:rFonts w:ascii="Calibri" w:hAnsi="Calibri" w:cs="Calibri"/>
        </w:rPr>
      </w:pPr>
    </w:p>
    <w:p w14:paraId="10236FAD" w14:textId="77777777" w:rsidR="00693CE3" w:rsidRPr="0099186E" w:rsidRDefault="00693CE3" w:rsidP="00C86343">
      <w:pPr>
        <w:ind w:left="720"/>
        <w:jc w:val="both"/>
        <w:rPr>
          <w:rFonts w:ascii="Calibri" w:hAnsi="Calibri" w:cs="Calibri"/>
        </w:rPr>
      </w:pPr>
      <w:r>
        <w:rPr>
          <w:rFonts w:ascii="Calibri" w:hAnsi="Calibri" w:cs="Calibri"/>
        </w:rPr>
        <w:t xml:space="preserve">The Receiving Party acknowledges that significant portions of Confidential Information are confidential and proprietary in nature and that the Disclosing Party will suffer significant and irreparable harm in the event of the misuse or disclosure of Confidential Information.  Without affecting any other rights or remedies that the Disclosing Party may have at law or in equity, the Receiving Party acknowledges and agrees that the Disclosing Party will be entitled to seek the remedies of injunction, without the posting of a bond, specific performance, other equitable relief, and damages for any breach, threatened breach, or anticipatory breach of the provisions of this Agreement by the Receiving Party or any of its Representatives. </w:t>
      </w:r>
      <w:del w:id="1017" w:author="Zed Financial" w:date="2026-09-11T12:00:00Z">
        <w:r>
          <w:rPr>
            <w:rFonts w:ascii="Calibri" w:hAnsi="Calibri" w:cs="Calibri"/>
          </w:rPr>
          <w:delText xml:space="preserve"> The Receiving Party on behalf of itself and its Representatives hereby agrees not to challenge or otherwise contest any application or other request by Information Provider for specific performance or injunctive relief in connection with this Agreement.</w:delText>
        </w:r>
      </w:del>
      <w:r>
        <w:rPr>
          <w:rFonts w:ascii="Calibri" w:hAnsi="Calibri" w:cs="Calibri"/>
        </w:rPr>
        <w:t xml:space="preserve">  Such equitable remedies are not the exclusive remedies for breach of this Agreement but are in addition to all other remedies available at law or equity.  </w:t>
      </w:r>
    </w:p>
    <w:p w14:paraId="09B97BE7" w14:textId="77777777" w:rsidR="00693CE3" w:rsidRPr="0099186E" w:rsidRDefault="00693CE3" w:rsidP="00C86343">
      <w:pPr>
        <w:ind w:left="720"/>
        <w:jc w:val="both"/>
        <w:rPr>
          <w:rFonts w:ascii="Calibri" w:hAnsi="Calibri" w:cs="Calibri"/>
        </w:rPr>
      </w:pPr>
    </w:p>
    <w:p w14:paraId="2BD2EFD6" w14:textId="77777777" w:rsidR="00693CE3" w:rsidRPr="0099186E" w:rsidRDefault="00693CE3" w:rsidP="00C86343">
      <w:pPr>
        <w:ind w:left="720"/>
        <w:jc w:val="both"/>
        <w:rPr>
          <w:rFonts w:ascii="Calibri" w:hAnsi="Calibri" w:cs="Calibri"/>
          <w:b/>
          <w:bCs/>
        </w:rPr>
      </w:pPr>
      <w:r w:rsidRPr="0099186E">
        <w:rPr>
          <w:rFonts w:ascii="Calibri" w:hAnsi="Calibri" w:cs="Calibri"/>
          <w:b/>
          <w:bCs/>
        </w:rPr>
        <w:t>10.</w:t>
      </w:r>
      <w:r w:rsidRPr="0099186E">
        <w:rPr>
          <w:rFonts w:ascii="Calibri" w:hAnsi="Calibri" w:cs="Calibri"/>
          <w:b/>
          <w:bCs/>
        </w:rPr>
        <w:tab/>
        <w:t xml:space="preserve">GOVERNING LAW AND DISPUTE RESOLUTION </w:t>
      </w:r>
    </w:p>
    <w:p w14:paraId="3FF8E8C3" w14:textId="77777777" w:rsidR="00693CE3" w:rsidRPr="0099186E" w:rsidRDefault="00693CE3" w:rsidP="00C86343">
      <w:pPr>
        <w:ind w:left="720"/>
        <w:jc w:val="both"/>
        <w:rPr>
          <w:rFonts w:ascii="Calibri" w:hAnsi="Calibri" w:cs="Calibri"/>
        </w:rPr>
      </w:pPr>
    </w:p>
    <w:p w14:paraId="4B06579B" w14:textId="77777777" w:rsidR="00693CE3" w:rsidRPr="0099186E" w:rsidRDefault="00693CE3" w:rsidP="00C86343">
      <w:pPr>
        <w:ind w:left="720"/>
        <w:jc w:val="both"/>
        <w:rPr>
          <w:rFonts w:ascii="Calibri" w:hAnsi="Calibri" w:cs="Calibri"/>
        </w:rPr>
      </w:pPr>
      <w:r w:rsidRPr="0099186E">
        <w:rPr>
          <w:rFonts w:ascii="Calibri" w:hAnsi="Calibri" w:cs="Calibri"/>
        </w:rPr>
        <w:t>10.1</w:t>
      </w:r>
      <w:r w:rsidRPr="0099186E">
        <w:rPr>
          <w:rFonts w:ascii="Calibri" w:hAnsi="Calibri" w:cs="Calibri"/>
        </w:rPr>
        <w:tab/>
        <w:t xml:space="preserve">This Agreement shall be construed in accordance with and governed by the laws of the state of New York, excluding conflicts of laws principles that would cause application of laws of any other jurisdiction and the Parties consents to the exclusive jurisdiction of any New York State court or Federal court of the United States sitting in New York City, and any appellate court from any thereof, in any action or proceeding arising out of or relating to this Agreement. Parties agree that in the event of any breach or threatened breach by Party, Party may obtain, in addition to any other legal remedies which may be available, such equitable relief as may be necessary to protect Parties against any such breach or threatened breach. </w:t>
      </w:r>
    </w:p>
    <w:p w14:paraId="225618B0" w14:textId="77777777" w:rsidR="00693CE3" w:rsidRPr="0099186E" w:rsidRDefault="00693CE3" w:rsidP="00C86343">
      <w:pPr>
        <w:jc w:val="both"/>
        <w:rPr>
          <w:rFonts w:ascii="Calibri" w:hAnsi="Calibri" w:cs="Calibri"/>
        </w:rPr>
      </w:pPr>
    </w:p>
    <w:p w14:paraId="5BFDDA9F" w14:textId="77777777" w:rsidR="00693CE3" w:rsidRPr="0099186E" w:rsidRDefault="00693CE3" w:rsidP="00C86343">
      <w:pPr>
        <w:ind w:left="720"/>
        <w:jc w:val="both"/>
        <w:rPr>
          <w:rFonts w:ascii="Calibri" w:hAnsi="Calibri" w:cs="Calibri"/>
          <w:b/>
          <w:bCs/>
        </w:rPr>
      </w:pPr>
      <w:r w:rsidRPr="0099186E">
        <w:rPr>
          <w:rFonts w:ascii="Calibri" w:hAnsi="Calibri" w:cs="Calibri"/>
          <w:b/>
          <w:bCs/>
        </w:rPr>
        <w:t>11.</w:t>
      </w:r>
      <w:r w:rsidRPr="0099186E">
        <w:rPr>
          <w:rFonts w:ascii="Calibri" w:hAnsi="Calibri" w:cs="Calibri"/>
          <w:b/>
          <w:bCs/>
        </w:rPr>
        <w:tab/>
        <w:t xml:space="preserve">NO WAIVER OR ACQUIESCENCE </w:t>
      </w:r>
    </w:p>
    <w:p w14:paraId="26EE9DD5" w14:textId="77777777" w:rsidR="00693CE3" w:rsidRPr="0099186E" w:rsidRDefault="00693CE3" w:rsidP="00C86343">
      <w:pPr>
        <w:ind w:left="720"/>
        <w:jc w:val="both"/>
        <w:rPr>
          <w:rFonts w:ascii="Calibri" w:hAnsi="Calibri" w:cs="Calibri"/>
        </w:rPr>
      </w:pPr>
    </w:p>
    <w:p w14:paraId="1C6864F4" w14:textId="4B3A67D4" w:rsidR="00693CE3" w:rsidRPr="0099186E" w:rsidRDefault="00693CE3" w:rsidP="00C86343">
      <w:pPr>
        <w:ind w:left="720"/>
        <w:jc w:val="both"/>
        <w:rPr>
          <w:rFonts w:ascii="Calibri" w:hAnsi="Calibri" w:cs="Calibri"/>
        </w:rPr>
      </w:pPr>
      <w:r w:rsidRPr="0099186E">
        <w:rPr>
          <w:rFonts w:ascii="Calibri" w:hAnsi="Calibri" w:cs="Calibri"/>
        </w:rPr>
        <w:t>11.1</w:t>
      </w:r>
      <w:r w:rsidRPr="0099186E">
        <w:rPr>
          <w:rFonts w:ascii="Calibri" w:hAnsi="Calibri" w:cs="Calibri"/>
        </w:rPr>
        <w:tab/>
        <w:t>No waiver of any provision of this Agreement shall be effective unless in writing and signed by the party against whom such waiver is sought to be enforced.  No failure or delay by either party in exercising any right, power, or remedy under this Agreement shall operate as a waiver of any such right, power, or remedy.  The express waiver of any right or default hereunder shall be effective only in the instance given and shall not operate as or imply a waiver of any similar right or default on any subsequent occasion.</w:t>
      </w:r>
    </w:p>
    <w:p w14:paraId="6BF5B27D" w14:textId="77777777" w:rsidR="00693CE3" w:rsidRPr="0099186E" w:rsidRDefault="00693CE3" w:rsidP="00C86343">
      <w:pPr>
        <w:ind w:left="720"/>
        <w:jc w:val="both"/>
        <w:rPr>
          <w:rFonts w:ascii="Calibri" w:hAnsi="Calibri" w:cs="Calibri"/>
        </w:rPr>
      </w:pPr>
    </w:p>
    <w:p w14:paraId="227EAB4E" w14:textId="4D733E00" w:rsidR="00693CE3" w:rsidRPr="0099186E" w:rsidRDefault="00693CE3" w:rsidP="00C86343">
      <w:pPr>
        <w:ind w:left="720"/>
        <w:jc w:val="both"/>
        <w:rPr>
          <w:rFonts w:ascii="Calibri" w:hAnsi="Calibri" w:cs="Calibri"/>
          <w:b/>
          <w:bCs/>
        </w:rPr>
      </w:pPr>
      <w:r w:rsidRPr="0099186E">
        <w:rPr>
          <w:rFonts w:ascii="Calibri" w:hAnsi="Calibri" w:cs="Calibri"/>
          <w:b/>
          <w:bCs/>
        </w:rPr>
        <w:t>12.</w:t>
      </w:r>
      <w:r w:rsidRPr="0099186E">
        <w:rPr>
          <w:rFonts w:ascii="Calibri" w:hAnsi="Calibri" w:cs="Calibri"/>
          <w:b/>
          <w:bCs/>
        </w:rPr>
        <w:tab/>
        <w:t xml:space="preserve">AMENDMENTS </w:t>
      </w:r>
    </w:p>
    <w:p w14:paraId="707E86DB" w14:textId="77777777" w:rsidR="00693CE3" w:rsidRPr="0099186E" w:rsidRDefault="00693CE3" w:rsidP="00C86343">
      <w:pPr>
        <w:ind w:left="720"/>
        <w:jc w:val="both"/>
        <w:rPr>
          <w:rFonts w:ascii="Calibri" w:hAnsi="Calibri" w:cs="Calibri"/>
        </w:rPr>
      </w:pPr>
    </w:p>
    <w:p w14:paraId="41087040" w14:textId="77777777" w:rsidR="00693CE3" w:rsidRPr="0099186E" w:rsidRDefault="00693CE3" w:rsidP="00C86343">
      <w:pPr>
        <w:ind w:left="720"/>
        <w:jc w:val="both"/>
        <w:rPr>
          <w:rFonts w:ascii="Calibri" w:hAnsi="Calibri" w:cs="Calibri"/>
        </w:rPr>
      </w:pPr>
      <w:r w:rsidRPr="0099186E">
        <w:rPr>
          <w:rFonts w:ascii="Calibri" w:hAnsi="Calibri" w:cs="Calibri"/>
        </w:rPr>
        <w:t>12.1</w:t>
      </w:r>
      <w:r w:rsidRPr="0099186E">
        <w:rPr>
          <w:rFonts w:ascii="Calibri" w:hAnsi="Calibri" w:cs="Calibri"/>
        </w:rPr>
        <w:tab/>
        <w:t xml:space="preserve">This Agreement constitutes the entire agreement between the parties with respect to the subject matter hereof.  This Agreement supersedes all prior written or oral agreements, communications, and understandings between the parties with respect to the subject matter hereof.  This Agreement may not be amended, modified, or supplemented orally.  This Agreement may only be amended, modified, or supplemented </w:t>
      </w:r>
      <w:r w:rsidRPr="0099186E">
        <w:rPr>
          <w:rFonts w:ascii="Calibri" w:hAnsi="Calibri" w:cs="Calibri"/>
        </w:rPr>
        <w:lastRenderedPageBreak/>
        <w:t xml:space="preserve">by an instrument in writing specifically mentioning this Agreement and signed by the party against whom such amendment, modification, or supplement is sought to be enforced.  Notwithstanding anything in this Agreement, the Receiving Party agrees to be responsible for any breach of this Agreement by its Representatives. </w:t>
      </w:r>
    </w:p>
    <w:p w14:paraId="0D12FC48" w14:textId="5C00F287" w:rsidR="00761AEC" w:rsidRPr="0099186E" w:rsidRDefault="00761AEC" w:rsidP="00C86343">
      <w:pPr>
        <w:jc w:val="both"/>
        <w:rPr>
          <w:rFonts w:ascii="Calibri" w:hAnsi="Calibri" w:cs="Calibri"/>
        </w:rPr>
      </w:pPr>
    </w:p>
    <w:p w14:paraId="6983AC41" w14:textId="77777777" w:rsidR="00693CE3" w:rsidRPr="0099186E" w:rsidRDefault="00693CE3" w:rsidP="00C86343">
      <w:pPr>
        <w:ind w:left="720"/>
        <w:jc w:val="both"/>
        <w:rPr>
          <w:rFonts w:ascii="Calibri" w:hAnsi="Calibri" w:cs="Calibri"/>
          <w:b/>
          <w:bCs/>
        </w:rPr>
      </w:pPr>
      <w:r w:rsidRPr="0099186E">
        <w:rPr>
          <w:rFonts w:ascii="Calibri" w:hAnsi="Calibri" w:cs="Calibri"/>
          <w:b/>
          <w:bCs/>
        </w:rPr>
        <w:t>13.</w:t>
      </w:r>
      <w:r w:rsidRPr="0099186E">
        <w:rPr>
          <w:rFonts w:ascii="Calibri" w:hAnsi="Calibri" w:cs="Calibri"/>
          <w:b/>
          <w:bCs/>
        </w:rPr>
        <w:tab/>
        <w:t xml:space="preserve">INVALIDITY </w:t>
      </w:r>
    </w:p>
    <w:p w14:paraId="4724B10F" w14:textId="77777777" w:rsidR="00693CE3" w:rsidRPr="0099186E" w:rsidRDefault="00693CE3" w:rsidP="00C86343">
      <w:pPr>
        <w:jc w:val="both"/>
        <w:rPr>
          <w:rFonts w:ascii="Calibri" w:hAnsi="Calibri" w:cs="Calibri"/>
        </w:rPr>
      </w:pPr>
    </w:p>
    <w:p w14:paraId="65A95BB9" w14:textId="77777777" w:rsidR="00693CE3" w:rsidRPr="0099186E" w:rsidRDefault="00693CE3" w:rsidP="00C86343">
      <w:pPr>
        <w:ind w:left="720"/>
        <w:jc w:val="both"/>
        <w:rPr>
          <w:rFonts w:ascii="Calibri" w:hAnsi="Calibri" w:cs="Calibri"/>
        </w:rPr>
      </w:pPr>
      <w:r w:rsidRPr="0099186E">
        <w:rPr>
          <w:rFonts w:ascii="Calibri" w:hAnsi="Calibri" w:cs="Calibri"/>
        </w:rPr>
        <w:t>13.1</w:t>
      </w:r>
      <w:r w:rsidRPr="0099186E">
        <w:rPr>
          <w:rFonts w:ascii="Calibri" w:hAnsi="Calibri" w:cs="Calibri"/>
        </w:rPr>
        <w:tab/>
        <w:t xml:space="preserve">If any provision of this Agreement is for any reason held to be invalid, illegal, or unenforceable under applicable law in any respect, then: (i) such invalidity, illegality, or unenforceability shall not affect the other provisions of this Agreement; (ii) this Agreement shall be construed as if such invalid, illegal, or unenforceable provision were excluded from this Agreement; and (iii) the court shall substitute for the excluded provision, a valid, legal and enforceable provision that most closely approximates the excluded provision in substance.  If any provision of this Agreement is for any reason held to be excessively broad as to duration, geographical scope, activity, or subject, then such provision shall be construed by limiting and reducing it </w:t>
      </w:r>
      <w:proofErr w:type="gramStart"/>
      <w:r w:rsidRPr="0099186E">
        <w:rPr>
          <w:rFonts w:ascii="Calibri" w:hAnsi="Calibri" w:cs="Calibri"/>
        </w:rPr>
        <w:t>so as to</w:t>
      </w:r>
      <w:proofErr w:type="gramEnd"/>
      <w:r w:rsidRPr="0099186E">
        <w:rPr>
          <w:rFonts w:ascii="Calibri" w:hAnsi="Calibri" w:cs="Calibri"/>
        </w:rPr>
        <w:t xml:space="preserve"> be enforceable to the extent compatible with the then-applicable law. </w:t>
      </w:r>
    </w:p>
    <w:p w14:paraId="205BDE75" w14:textId="77777777" w:rsidR="00693CE3" w:rsidRPr="0099186E" w:rsidRDefault="00693CE3" w:rsidP="00C86343">
      <w:pPr>
        <w:jc w:val="both"/>
        <w:rPr>
          <w:rFonts w:ascii="Calibri" w:hAnsi="Calibri" w:cs="Calibri"/>
        </w:rPr>
      </w:pPr>
    </w:p>
    <w:p w14:paraId="7F71F814" w14:textId="77777777" w:rsidR="00693CE3" w:rsidRPr="0099186E" w:rsidRDefault="00693CE3" w:rsidP="00C86343">
      <w:pPr>
        <w:ind w:left="720"/>
        <w:jc w:val="both"/>
        <w:rPr>
          <w:rFonts w:ascii="Calibri" w:hAnsi="Calibri" w:cs="Calibri"/>
          <w:b/>
          <w:bCs/>
        </w:rPr>
      </w:pPr>
      <w:r w:rsidRPr="0099186E">
        <w:rPr>
          <w:rFonts w:ascii="Calibri" w:hAnsi="Calibri" w:cs="Calibri"/>
          <w:b/>
          <w:bCs/>
        </w:rPr>
        <w:t>14.</w:t>
      </w:r>
      <w:r w:rsidRPr="0099186E">
        <w:rPr>
          <w:rFonts w:ascii="Calibri" w:hAnsi="Calibri" w:cs="Calibri"/>
          <w:b/>
          <w:bCs/>
        </w:rPr>
        <w:tab/>
        <w:t xml:space="preserve">BINDING EFFECT </w:t>
      </w:r>
    </w:p>
    <w:p w14:paraId="1EC70931" w14:textId="77777777" w:rsidR="00693CE3" w:rsidRPr="0099186E" w:rsidRDefault="00693CE3" w:rsidP="00C86343">
      <w:pPr>
        <w:jc w:val="both"/>
        <w:rPr>
          <w:rFonts w:ascii="Calibri" w:hAnsi="Calibri" w:cs="Calibri"/>
        </w:rPr>
      </w:pPr>
    </w:p>
    <w:p w14:paraId="16F03BA6" w14:textId="5BD82B29" w:rsidR="00761AEC" w:rsidRPr="0099186E" w:rsidRDefault="00693CE3" w:rsidP="00C86343">
      <w:pPr>
        <w:ind w:left="720"/>
        <w:jc w:val="both"/>
        <w:rPr>
          <w:rFonts w:ascii="Calibri" w:hAnsi="Calibri" w:cs="Calibri"/>
        </w:rPr>
      </w:pPr>
      <w:r w:rsidRPr="0099186E">
        <w:rPr>
          <w:rFonts w:ascii="Calibri" w:hAnsi="Calibri" w:cs="Calibri"/>
        </w:rPr>
        <w:t>14.1</w:t>
      </w:r>
      <w:r w:rsidRPr="0099186E">
        <w:rPr>
          <w:rFonts w:ascii="Calibri" w:hAnsi="Calibri" w:cs="Calibri"/>
        </w:rPr>
        <w:tab/>
        <w:t xml:space="preserve">This Agreement shall be binding on the heirs, permitted assigns and successors of either Party. </w:t>
      </w:r>
    </w:p>
    <w:p w14:paraId="32DA4EFA" w14:textId="77777777" w:rsidR="00693CE3" w:rsidRPr="0099186E" w:rsidRDefault="00693CE3" w:rsidP="00E33EF4">
      <w:pPr>
        <w:jc w:val="both"/>
        <w:rPr>
          <w:rFonts w:ascii="Calibri" w:hAnsi="Calibri" w:cs="Calibri"/>
        </w:rPr>
      </w:pPr>
    </w:p>
    <w:p w14:paraId="7C149486" w14:textId="3E0758D3" w:rsidR="00693CE3" w:rsidRPr="0099186E"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5</w:t>
      </w:r>
      <w:r w:rsidRPr="0099186E">
        <w:rPr>
          <w:rFonts w:ascii="Calibri" w:hAnsi="Calibri" w:cs="Calibri"/>
          <w:b/>
          <w:bCs/>
        </w:rPr>
        <w:t>.</w:t>
      </w:r>
      <w:r w:rsidRPr="0099186E">
        <w:rPr>
          <w:rFonts w:ascii="Calibri" w:hAnsi="Calibri" w:cs="Calibri"/>
          <w:b/>
          <w:bCs/>
        </w:rPr>
        <w:tab/>
        <w:t xml:space="preserve">NO OBLIGATION TO PROCURE PRODUCTS OR SERVICES </w:t>
      </w:r>
    </w:p>
    <w:p w14:paraId="0FEFB3D6" w14:textId="77777777" w:rsidR="00693CE3" w:rsidRPr="0099186E" w:rsidRDefault="00693CE3" w:rsidP="00C86343">
      <w:pPr>
        <w:jc w:val="both"/>
        <w:rPr>
          <w:rFonts w:ascii="Calibri" w:hAnsi="Calibri" w:cs="Calibri"/>
        </w:rPr>
      </w:pPr>
    </w:p>
    <w:p w14:paraId="796FF95E" w14:textId="5A049844"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5</w:t>
      </w:r>
      <w:r w:rsidRPr="0099186E">
        <w:rPr>
          <w:rFonts w:ascii="Calibri" w:hAnsi="Calibri" w:cs="Calibri"/>
        </w:rPr>
        <w:t>.1</w:t>
      </w:r>
      <w:r w:rsidRPr="0099186E">
        <w:rPr>
          <w:rFonts w:ascii="Calibri" w:hAnsi="Calibri" w:cs="Calibri"/>
        </w:rPr>
        <w:tab/>
        <w:t xml:space="preserve">In no event shall this Agreement or the Parties agreement to enter into this Agreement be construed to mean that either Party shall procure from or shall be obliged to procure from the other party any products or services or to </w:t>
      </w:r>
      <w:proofErr w:type="gramStart"/>
      <w:r w:rsidRPr="0099186E">
        <w:rPr>
          <w:rFonts w:ascii="Calibri" w:hAnsi="Calibri" w:cs="Calibri"/>
        </w:rPr>
        <w:t>enter into</w:t>
      </w:r>
      <w:proofErr w:type="gramEnd"/>
      <w:r w:rsidRPr="0099186E">
        <w:rPr>
          <w:rFonts w:ascii="Calibri" w:hAnsi="Calibri" w:cs="Calibri"/>
        </w:rPr>
        <w:t xml:space="preserve"> any transaction or be obliged to </w:t>
      </w:r>
      <w:proofErr w:type="gramStart"/>
      <w:r w:rsidRPr="0099186E">
        <w:rPr>
          <w:rFonts w:ascii="Calibri" w:hAnsi="Calibri" w:cs="Calibri"/>
        </w:rPr>
        <w:t>enter into</w:t>
      </w:r>
      <w:proofErr w:type="gramEnd"/>
      <w:r w:rsidRPr="0099186E">
        <w:rPr>
          <w:rFonts w:ascii="Calibri" w:hAnsi="Calibri" w:cs="Calibri"/>
        </w:rPr>
        <w:t xml:space="preserve"> any transaction with each other. </w:t>
      </w:r>
    </w:p>
    <w:p w14:paraId="57BE88E1" w14:textId="77777777" w:rsidR="00693CE3" w:rsidRPr="0099186E" w:rsidRDefault="00693CE3" w:rsidP="00C86343">
      <w:pPr>
        <w:ind w:left="720"/>
        <w:jc w:val="both"/>
        <w:rPr>
          <w:rFonts w:ascii="Calibri" w:hAnsi="Calibri" w:cs="Calibri"/>
        </w:rPr>
      </w:pPr>
    </w:p>
    <w:p w14:paraId="21122668" w14:textId="59706D6A" w:rsidR="00693CE3"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6</w:t>
      </w:r>
      <w:r w:rsidRPr="0099186E">
        <w:rPr>
          <w:rFonts w:ascii="Calibri" w:hAnsi="Calibri" w:cs="Calibri"/>
          <w:b/>
          <w:bCs/>
        </w:rPr>
        <w:t xml:space="preserve">. </w:t>
      </w:r>
      <w:r w:rsidRPr="0099186E">
        <w:rPr>
          <w:rFonts w:ascii="Calibri" w:hAnsi="Calibri" w:cs="Calibri"/>
          <w:b/>
          <w:bCs/>
        </w:rPr>
        <w:tab/>
        <w:t xml:space="preserve">MISCELLANEOUS </w:t>
      </w:r>
    </w:p>
    <w:p w14:paraId="4D0B9559" w14:textId="77777777" w:rsidR="00322876" w:rsidRPr="0099186E" w:rsidRDefault="00322876" w:rsidP="00C86343">
      <w:pPr>
        <w:ind w:left="720"/>
        <w:jc w:val="both"/>
        <w:rPr>
          <w:rFonts w:ascii="Calibri" w:hAnsi="Calibri" w:cs="Calibri"/>
          <w:b/>
          <w:bCs/>
        </w:rPr>
      </w:pPr>
    </w:p>
    <w:p w14:paraId="5F8984C0" w14:textId="546ED69E" w:rsidR="00693CE3" w:rsidRPr="0099186E" w:rsidRDefault="00693CE3" w:rsidP="00C86343">
      <w:pPr>
        <w:ind w:left="720"/>
        <w:jc w:val="both"/>
        <w:rPr>
          <w:rFonts w:ascii="Calibri" w:hAnsi="Calibri" w:cs="Calibri"/>
        </w:rPr>
      </w:pPr>
      <w:r w:rsidRPr="0099186E">
        <w:rPr>
          <w:rFonts w:ascii="Calibri" w:hAnsi="Calibri" w:cs="Calibri"/>
        </w:rPr>
        <w:t xml:space="preserve">The Parties guarantees and warrants that: </w:t>
      </w:r>
    </w:p>
    <w:p w14:paraId="2CE4128C" w14:textId="0F5218A5" w:rsidR="00693CE3" w:rsidRPr="0099186E" w:rsidRDefault="00693CE3" w:rsidP="00C86343">
      <w:pPr>
        <w:ind w:left="720"/>
        <w:jc w:val="both"/>
        <w:rPr>
          <w:rFonts w:ascii="Calibri" w:hAnsi="Calibri" w:cs="Calibri"/>
        </w:rPr>
      </w:pPr>
      <w:r w:rsidRPr="0099186E">
        <w:rPr>
          <w:rFonts w:ascii="Calibri" w:hAnsi="Calibri" w:cs="Calibri"/>
        </w:rPr>
        <w:t xml:space="preserve"> </w:t>
      </w:r>
    </w:p>
    <w:p w14:paraId="44A83F87" w14:textId="47926D96"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.1</w:t>
      </w:r>
      <w:r w:rsidRPr="0099186E">
        <w:rPr>
          <w:rFonts w:ascii="Calibri" w:hAnsi="Calibri" w:cs="Calibri"/>
        </w:rPr>
        <w:tab/>
        <w:t xml:space="preserve">This Agreement may be executed by facsimile and in counterparts, each of which shall be deemed to be an original, and both of which, taken together, shall constitute one agreement binding on both parties.  A signature transmitted by facsimile or by PDF via e-mail will be considered an original signature for all purposes of this Agreement or any amendment hereto. </w:t>
      </w:r>
    </w:p>
    <w:p w14:paraId="4CF998BF" w14:textId="77777777" w:rsidR="00693CE3" w:rsidRPr="0099186E" w:rsidRDefault="00693CE3" w:rsidP="00C86343">
      <w:pPr>
        <w:ind w:left="720"/>
        <w:jc w:val="both"/>
        <w:rPr>
          <w:rFonts w:ascii="Calibri" w:hAnsi="Calibri" w:cs="Calibri"/>
        </w:rPr>
      </w:pPr>
    </w:p>
    <w:p w14:paraId="1E65AA56" w14:textId="5613D953"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.2</w:t>
      </w:r>
      <w:r w:rsidRPr="0099186E">
        <w:rPr>
          <w:rFonts w:ascii="Calibri" w:hAnsi="Calibri" w:cs="Calibri"/>
        </w:rPr>
        <w:tab/>
        <w:t xml:space="preserve">The persons who sign this Agreement on behalf of the Parties are authorized to sign this Agreement and have received all necessary permits which are required for the </w:t>
      </w:r>
      <w:r w:rsidRPr="0099186E">
        <w:rPr>
          <w:rFonts w:ascii="Calibri" w:hAnsi="Calibri" w:cs="Calibri"/>
        </w:rPr>
        <w:lastRenderedPageBreak/>
        <w:t xml:space="preserve">execution and delivery of this Agreement, including but not limited to those required under prevailing law and regulation. </w:t>
      </w:r>
    </w:p>
    <w:p w14:paraId="620F772D" w14:textId="77777777" w:rsidR="00693CE3" w:rsidRPr="0099186E" w:rsidRDefault="00693CE3" w:rsidP="00C86343">
      <w:pPr>
        <w:ind w:left="720"/>
        <w:jc w:val="both"/>
        <w:rPr>
          <w:rFonts w:ascii="Calibri" w:hAnsi="Calibri" w:cs="Calibri"/>
        </w:rPr>
      </w:pPr>
    </w:p>
    <w:p w14:paraId="065BF402" w14:textId="58FFBC90"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.3</w:t>
      </w:r>
      <w:r w:rsidRPr="0099186E">
        <w:rPr>
          <w:rFonts w:ascii="Calibri" w:hAnsi="Calibri" w:cs="Calibri"/>
        </w:rPr>
        <w:tab/>
        <w:t xml:space="preserve">All the terms and conditions of this Agreement are valid and binding to the Parties. </w:t>
      </w:r>
    </w:p>
    <w:p w14:paraId="2817145A" w14:textId="77777777" w:rsidR="00693CE3" w:rsidRDefault="00693CE3" w:rsidP="00C86343">
      <w:pPr>
        <w:ind w:left="720"/>
        <w:jc w:val="both"/>
        <w:rPr>
          <w:rFonts w:ascii="Calibri" w:hAnsi="Calibri" w:cs="Calibri"/>
        </w:rPr>
      </w:pPr>
    </w:p>
    <w:p w14:paraId="75D3B9C2" w14:textId="34B85F40" w:rsidR="00C86343" w:rsidRPr="0066559D" w:rsidRDefault="0066559D" w:rsidP="0066559D">
      <w:pPr>
        <w:ind w:left="720"/>
        <w:jc w:val="center"/>
        <w:rPr>
          <w:rFonts w:ascii="Calibri" w:hAnsi="Calibri" w:cs="Calibri"/>
          <w:b/>
          <w:bCs/>
        </w:rPr>
      </w:pPr>
      <w:r w:rsidRPr="0066559D">
        <w:rPr>
          <w:rFonts w:ascii="Calibri" w:hAnsi="Calibri" w:cs="Calibri"/>
          <w:b/>
          <w:bCs/>
        </w:rPr>
        <w:t>[SIGNATURE PAGES FOLLOW]</w:t>
      </w:r>
    </w:p>
    <w:p w14:paraId="63D0D69E" w14:textId="713563B7" w:rsidR="0066559D" w:rsidRDefault="0066559D">
      <w:pPr>
        <w:rPr>
          <w:rFonts w:ascii="Calibri" w:hAnsi="Calibri" w:cs="Calibri"/>
        </w:rPr>
      </w:pPr>
      <w:r>
        <w:rPr>
          <w:rFonts w:ascii="Calibri" w:hAnsi="Calibri" w:cs="Calibri"/>
        </w:rPr>
        <w:br w:type="page"/>
      </w:r>
    </w:p>
    <w:p w14:paraId="30F8E3D4" w14:textId="5F5EFE73" w:rsidR="00000000" w:rsidRPr="0099186E" w:rsidRDefault="00693CE3" w:rsidP="00C86343">
      <w:pPr>
        <w:ind w:left="720"/>
        <w:jc w:val="both"/>
        <w:rPr>
          <w:rFonts w:ascii="Calibri" w:hAnsi="Calibri" w:cs="Calibri"/>
        </w:rPr>
      </w:pPr>
      <w:r w:rsidRPr="00E40D45">
        <w:rPr>
          <w:rFonts w:ascii="Calibri" w:hAnsi="Calibri" w:cs="Calibri"/>
          <w:b/>
          <w:bCs/>
        </w:rPr>
        <w:lastRenderedPageBreak/>
        <w:t>IN WITNESS WHEREOF</w:t>
      </w:r>
      <w:r w:rsidRPr="0099186E">
        <w:rPr>
          <w:rFonts w:ascii="Calibri" w:hAnsi="Calibri" w:cs="Calibri"/>
        </w:rPr>
        <w:t xml:space="preserve">, the Parties hereto have </w:t>
      </w:r>
      <w:r w:rsidR="00322876" w:rsidRPr="00322876">
        <w:rPr>
          <w:rFonts w:ascii="Calibri" w:hAnsi="Calibri" w:cs="Calibri"/>
        </w:rPr>
        <w:t>duly executed and delivered this Agreement as of the day and year first above written.</w:t>
      </w:r>
    </w:p>
    <w:p w14:paraId="30F8E3D5" w14:textId="77777777" w:rsidR="004223E6" w:rsidRPr="0099186E" w:rsidRDefault="004223E6" w:rsidP="00C86343">
      <w:pPr>
        <w:ind w:left="720"/>
        <w:jc w:val="both"/>
        <w:rPr>
          <w:rFonts w:ascii="Calibri" w:hAnsi="Calibri" w:cs="Calibri"/>
        </w:rPr>
      </w:pPr>
    </w:p>
    <w:p w14:paraId="30F8E3D6" w14:textId="5A545C97" w:rsidR="00263751" w:rsidRPr="0099186E" w:rsidRDefault="00263751" w:rsidP="00C86343">
      <w:pPr>
        <w:spacing w:line="276" w:lineRule="auto"/>
        <w:ind w:left="720"/>
        <w:jc w:val="both"/>
        <w:rPr>
          <w:rFonts w:ascii="Calibri" w:eastAsia="MS Mincho" w:hAnsi="Calibri" w:cs="Calibri"/>
          <w:b/>
          <w:color w:val="000000"/>
          <w:lang w:eastAsia="ja-JP"/>
        </w:rPr>
      </w:pPr>
      <w:r>
        <w:rPr>
          <w:rFonts w:ascii="Calibri" w:eastAsia="MS Mincho" w:hAnsi="Calibri" w:cs="Calibri"/>
          <w:b/>
          <w:color w:val="000000"/>
          <w:lang w:eastAsia="ja-JP"/>
        </w:rPr>
        <w:t xml:space="preserve">Accial Capital Management LLC</w:t>
        <w:tab/>
        <w:tab/>
        <w:tab/>
        <w:tab/>
      </w:r>
      <w:del w:id="1018" w:author="Zed Financial" w:date="2026-09-11T12:00:00Z">
        <w:r>
          <w:rPr>
            <w:rFonts w:ascii="Calibri" w:eastAsia="MS Mincho" w:hAnsi="Calibri" w:cs="Calibri"/>
            <w:b/>
            <w:color w:val="000000"/>
            <w:lang w:eastAsia="ja-JP"/>
          </w:rPr>
          <w:delText xml:space="preserve">[Name of Company]</w:delText>
        </w:r>
      </w:del>
      <w:ins w:id="1019" w:author="Zed Financial" w:date="2026-09-11T12:00:00Z">
        <w:r>
          <w:rPr>
            <w:rFonts w:ascii="Calibri" w:eastAsia="MS Mincho" w:hAnsi="Calibri" w:cs="Calibri"/>
            <w:b/>
            <w:color w:val="000000"/>
            <w:lang w:eastAsia="ja-JP"/>
          </w:rPr>
          <w:t xml:space="preserve">Zed Financial Inc</w:t>
        </w:r>
      </w:ins>
    </w:p>
    <w:p w14:paraId="30F8E3D7"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8" w14:textId="46224ECA"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Name:</w:t>
      </w:r>
      <w:r w:rsidRPr="0099186E">
        <w:rPr>
          <w:rFonts w:ascii="Calibri" w:eastAsia="MS Mincho" w:hAnsi="Calibri" w:cs="Calibri"/>
          <w:color w:val="000000"/>
          <w:lang w:eastAsia="ja-JP"/>
        </w:rPr>
        <w:tab/>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Name:</w:t>
      </w:r>
    </w:p>
    <w:p w14:paraId="30F8E3D9"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A" w14:textId="279C8345"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Title:</w:t>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 xml:space="preserve">  </w:t>
      </w:r>
      <w:r w:rsidRPr="0099186E">
        <w:rPr>
          <w:rFonts w:ascii="Calibri" w:eastAsia="MS Mincho" w:hAnsi="Calibri" w:cs="Calibri"/>
          <w:color w:val="000000"/>
          <w:lang w:eastAsia="ja-JP"/>
        </w:rPr>
        <w:tab/>
        <w:t xml:space="preserve">Title: </w:t>
      </w:r>
    </w:p>
    <w:p w14:paraId="30F8E3DB"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C" w14:textId="6A62AAE9"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Signature: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Signature:</w:t>
      </w:r>
    </w:p>
    <w:p w14:paraId="30F8E3DD"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E" w14:textId="14AC0E06"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Date: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 xml:space="preserve">Date: </w:t>
      </w:r>
    </w:p>
    <w:p w14:paraId="30F8E3DF" w14:textId="77777777" w:rsidR="006B0E58" w:rsidRPr="0099186E" w:rsidRDefault="006B0E58" w:rsidP="00C86343">
      <w:pPr>
        <w:jc w:val="both"/>
        <w:rPr>
          <w:rFonts w:ascii="Calibri" w:hAnsi="Calibri" w:cs="Calibri"/>
        </w:rPr>
      </w:pPr>
    </w:p>
    <w:sectPr w:rsidR="006B0E58" w:rsidRPr="0099186E" w:rsidSect="00D8630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762F" w14:textId="77777777" w:rsidR="00175DE1" w:rsidRDefault="00175DE1" w:rsidP="001108E6">
      <w:r>
        <w:separator/>
      </w:r>
    </w:p>
  </w:endnote>
  <w:endnote w:type="continuationSeparator" w:id="0">
    <w:p w14:paraId="4470B4D9" w14:textId="77777777" w:rsidR="00175DE1" w:rsidRDefault="00175DE1" w:rsidP="001108E6">
      <w:r>
        <w:continuationSeparator/>
      </w:r>
    </w:p>
  </w:endnote>
  <w:endnote w:type="continuationNotice" w:id="1">
    <w:p w14:paraId="7367589F" w14:textId="77777777" w:rsidR="00175DE1" w:rsidRDefault="00175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9" w14:textId="77777777" w:rsidR="00AE1451" w:rsidRDefault="00AE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A" w14:textId="77777777" w:rsidR="00AE1451" w:rsidRDefault="00AE145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C" w14:textId="77777777" w:rsidR="00AE1451" w:rsidRDefault="00AE14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64A4" w14:textId="77777777" w:rsidR="00175DE1" w:rsidRDefault="00175DE1" w:rsidP="001108E6">
      <w:r>
        <w:separator/>
      </w:r>
    </w:p>
  </w:footnote>
  <w:footnote w:type="continuationSeparator" w:id="0">
    <w:p w14:paraId="5D757918" w14:textId="77777777" w:rsidR="00175DE1" w:rsidRDefault="00175DE1" w:rsidP="001108E6">
      <w:r>
        <w:continuationSeparator/>
      </w:r>
    </w:p>
  </w:footnote>
  <w:footnote w:type="continuationNotice" w:id="1">
    <w:p w14:paraId="4530D842" w14:textId="77777777" w:rsidR="00175DE1" w:rsidRDefault="00175D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6" w14:textId="77777777" w:rsidR="00AE1451" w:rsidRDefault="00AE14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7" w14:textId="77777777" w:rsidR="001108E6" w:rsidRDefault="00E74131" w:rsidP="00E74131">
    <w:pPr>
      <w:pStyle w:val="Encabezado"/>
      <w:jc w:val="right"/>
    </w:pPr>
    <w:r>
      <w:rPr>
        <w:noProof/>
      </w:rPr>
      <w:drawing>
        <wp:inline distT="0" distB="0" distL="0" distR="0" wp14:anchorId="30F8E3ED" wp14:editId="30F8E3EE">
          <wp:extent cx="685800" cy="4776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ial_Capital_Logo_Final_Signature.png"/>
                  <pic:cNvPicPr/>
                </pic:nvPicPr>
                <pic:blipFill>
                  <a:blip r:embed="rId1">
                    <a:extLst>
                      <a:ext uri="{28A0092B-C50C-407E-A947-70E740481C1C}">
                        <a14:useLocalDpi xmlns:a14="http://schemas.microsoft.com/office/drawing/2010/main" val="0"/>
                      </a:ext>
                    </a:extLst>
                  </a:blip>
                  <a:stretch>
                    <a:fillRect/>
                  </a:stretch>
                </pic:blipFill>
                <pic:spPr>
                  <a:xfrm>
                    <a:off x="0" y="0"/>
                    <a:ext cx="735365" cy="512131"/>
                  </a:xfrm>
                  <a:prstGeom prst="rect">
                    <a:avLst/>
                  </a:prstGeom>
                </pic:spPr>
              </pic:pic>
            </a:graphicData>
          </a:graphic>
        </wp:inline>
      </w:drawing>
    </w:r>
  </w:p>
  <w:p w14:paraId="30F8E3E8" w14:textId="77777777" w:rsidR="00E74131" w:rsidRDefault="00E74131" w:rsidP="00E74131">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B" w14:textId="77777777" w:rsidR="00AE1451" w:rsidRDefault="00AE145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wNjU2szA3NzE0MzJX0lEKTi0uzszPAykwqwUAkmx37ywAAAA="/>
  </w:docVars>
  <w:rsids>
    <w:rsidRoot w:val="007E4F19"/>
    <w:rsid w:val="0000739C"/>
    <w:rsid w:val="0000781B"/>
    <w:rsid w:val="00017512"/>
    <w:rsid w:val="00027917"/>
    <w:rsid w:val="00033F82"/>
    <w:rsid w:val="000358BC"/>
    <w:rsid w:val="000413B0"/>
    <w:rsid w:val="00052E4E"/>
    <w:rsid w:val="000530C5"/>
    <w:rsid w:val="00070479"/>
    <w:rsid w:val="00090E9E"/>
    <w:rsid w:val="000D1242"/>
    <w:rsid w:val="000D3DBE"/>
    <w:rsid w:val="001108E6"/>
    <w:rsid w:val="00117385"/>
    <w:rsid w:val="00166345"/>
    <w:rsid w:val="00175DE1"/>
    <w:rsid w:val="001A6865"/>
    <w:rsid w:val="001B0742"/>
    <w:rsid w:val="001B3245"/>
    <w:rsid w:val="001B4DA2"/>
    <w:rsid w:val="00205BC0"/>
    <w:rsid w:val="00207AC1"/>
    <w:rsid w:val="002312EF"/>
    <w:rsid w:val="002444DC"/>
    <w:rsid w:val="00255D43"/>
    <w:rsid w:val="00263751"/>
    <w:rsid w:val="00267835"/>
    <w:rsid w:val="002B045F"/>
    <w:rsid w:val="002C12DE"/>
    <w:rsid w:val="002D3A2E"/>
    <w:rsid w:val="002F7EC1"/>
    <w:rsid w:val="00301E45"/>
    <w:rsid w:val="00305E4F"/>
    <w:rsid w:val="00306AD5"/>
    <w:rsid w:val="00322876"/>
    <w:rsid w:val="0032723D"/>
    <w:rsid w:val="00330EAB"/>
    <w:rsid w:val="00334D4F"/>
    <w:rsid w:val="00336047"/>
    <w:rsid w:val="00351D01"/>
    <w:rsid w:val="00357CBB"/>
    <w:rsid w:val="00362A04"/>
    <w:rsid w:val="00373119"/>
    <w:rsid w:val="003B6279"/>
    <w:rsid w:val="003B7369"/>
    <w:rsid w:val="00400038"/>
    <w:rsid w:val="004223E6"/>
    <w:rsid w:val="004318A5"/>
    <w:rsid w:val="00445641"/>
    <w:rsid w:val="00476E3A"/>
    <w:rsid w:val="004A2A22"/>
    <w:rsid w:val="004D328C"/>
    <w:rsid w:val="00504507"/>
    <w:rsid w:val="005069C8"/>
    <w:rsid w:val="00525278"/>
    <w:rsid w:val="005409C2"/>
    <w:rsid w:val="005604C5"/>
    <w:rsid w:val="00574B6C"/>
    <w:rsid w:val="0058396F"/>
    <w:rsid w:val="00594409"/>
    <w:rsid w:val="00596F93"/>
    <w:rsid w:val="005A439D"/>
    <w:rsid w:val="005B1E19"/>
    <w:rsid w:val="0060212F"/>
    <w:rsid w:val="00627E28"/>
    <w:rsid w:val="00637606"/>
    <w:rsid w:val="006414F0"/>
    <w:rsid w:val="0066559D"/>
    <w:rsid w:val="00673DE7"/>
    <w:rsid w:val="00687E17"/>
    <w:rsid w:val="00693CE3"/>
    <w:rsid w:val="006A2C1A"/>
    <w:rsid w:val="006B0E58"/>
    <w:rsid w:val="006C3CFA"/>
    <w:rsid w:val="00710A22"/>
    <w:rsid w:val="007122C4"/>
    <w:rsid w:val="007168F7"/>
    <w:rsid w:val="00754501"/>
    <w:rsid w:val="00761AEC"/>
    <w:rsid w:val="007C18A6"/>
    <w:rsid w:val="007C5DAA"/>
    <w:rsid w:val="007E4F19"/>
    <w:rsid w:val="007F2758"/>
    <w:rsid w:val="00807BFC"/>
    <w:rsid w:val="00813E95"/>
    <w:rsid w:val="00826569"/>
    <w:rsid w:val="00885EC5"/>
    <w:rsid w:val="008862E7"/>
    <w:rsid w:val="00890357"/>
    <w:rsid w:val="008934D0"/>
    <w:rsid w:val="008971AD"/>
    <w:rsid w:val="008C445F"/>
    <w:rsid w:val="008D0DA6"/>
    <w:rsid w:val="008F3FD8"/>
    <w:rsid w:val="00915817"/>
    <w:rsid w:val="00951271"/>
    <w:rsid w:val="00955C64"/>
    <w:rsid w:val="00957523"/>
    <w:rsid w:val="009819F9"/>
    <w:rsid w:val="0099186E"/>
    <w:rsid w:val="009A3BD6"/>
    <w:rsid w:val="009B33C7"/>
    <w:rsid w:val="009B6260"/>
    <w:rsid w:val="009C3C5D"/>
    <w:rsid w:val="009E3E6C"/>
    <w:rsid w:val="00A21CF7"/>
    <w:rsid w:val="00A428AF"/>
    <w:rsid w:val="00A47AA1"/>
    <w:rsid w:val="00A71F17"/>
    <w:rsid w:val="00A939FD"/>
    <w:rsid w:val="00AA030E"/>
    <w:rsid w:val="00AC70E5"/>
    <w:rsid w:val="00AE10D4"/>
    <w:rsid w:val="00AE1451"/>
    <w:rsid w:val="00AF68B9"/>
    <w:rsid w:val="00B04D70"/>
    <w:rsid w:val="00B3030F"/>
    <w:rsid w:val="00B34F19"/>
    <w:rsid w:val="00B50664"/>
    <w:rsid w:val="00B65757"/>
    <w:rsid w:val="00B7228E"/>
    <w:rsid w:val="00B85E5E"/>
    <w:rsid w:val="00B870EC"/>
    <w:rsid w:val="00B94FE9"/>
    <w:rsid w:val="00BB2207"/>
    <w:rsid w:val="00BB6177"/>
    <w:rsid w:val="00BE5745"/>
    <w:rsid w:val="00C34A71"/>
    <w:rsid w:val="00C55D94"/>
    <w:rsid w:val="00C769EE"/>
    <w:rsid w:val="00C82841"/>
    <w:rsid w:val="00C86343"/>
    <w:rsid w:val="00CC6EA9"/>
    <w:rsid w:val="00D16088"/>
    <w:rsid w:val="00D42EC8"/>
    <w:rsid w:val="00D53D60"/>
    <w:rsid w:val="00D647B2"/>
    <w:rsid w:val="00D64B5A"/>
    <w:rsid w:val="00D713D7"/>
    <w:rsid w:val="00D86300"/>
    <w:rsid w:val="00DB4135"/>
    <w:rsid w:val="00DC7113"/>
    <w:rsid w:val="00DE5F65"/>
    <w:rsid w:val="00E06046"/>
    <w:rsid w:val="00E24E7F"/>
    <w:rsid w:val="00E33EF4"/>
    <w:rsid w:val="00E36B18"/>
    <w:rsid w:val="00E40D45"/>
    <w:rsid w:val="00E52231"/>
    <w:rsid w:val="00E61958"/>
    <w:rsid w:val="00E74131"/>
    <w:rsid w:val="00E95CD9"/>
    <w:rsid w:val="00EC2BC8"/>
    <w:rsid w:val="00EC2E61"/>
    <w:rsid w:val="00ED0B88"/>
    <w:rsid w:val="00EE668E"/>
    <w:rsid w:val="00EF16F7"/>
    <w:rsid w:val="00F11536"/>
    <w:rsid w:val="00F145DB"/>
    <w:rsid w:val="00F450FA"/>
    <w:rsid w:val="00F72DC7"/>
    <w:rsid w:val="00F8700A"/>
    <w:rsid w:val="00F927FD"/>
    <w:rsid w:val="00FA5901"/>
    <w:rsid w:val="00FB2DC0"/>
    <w:rsid w:val="00FC0B70"/>
    <w:rsid w:val="00FC2434"/>
    <w:rsid w:val="00FE103A"/>
    <w:rsid w:val="00FF000E"/>
    <w:rsid w:val="07B09685"/>
    <w:rsid w:val="569FE44C"/>
    <w:rsid w:val="57CDC6E3"/>
    <w:rsid w:val="69DFF35B"/>
    <w:rsid w:val="7133D5FC"/>
    <w:rsid w:val="79D3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E348"/>
  <w14:defaultImageDpi w14:val="330"/>
  <w15:chartTrackingRefBased/>
  <w15:docId w15:val="{2925D037-7680-D043-AC55-782223F6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8E6"/>
    <w:pPr>
      <w:tabs>
        <w:tab w:val="center" w:pos="4680"/>
        <w:tab w:val="right" w:pos="9360"/>
      </w:tabs>
    </w:pPr>
  </w:style>
  <w:style w:type="character" w:customStyle="1" w:styleId="EncabezadoCar">
    <w:name w:val="Encabezado Car"/>
    <w:basedOn w:val="Fuentedeprrafopredeter"/>
    <w:link w:val="Encabezado"/>
    <w:uiPriority w:val="99"/>
    <w:rsid w:val="001108E6"/>
  </w:style>
  <w:style w:type="paragraph" w:styleId="Piedepgina">
    <w:name w:val="footer"/>
    <w:basedOn w:val="Normal"/>
    <w:link w:val="PiedepginaCar"/>
    <w:uiPriority w:val="99"/>
    <w:unhideWhenUsed/>
    <w:rsid w:val="001108E6"/>
    <w:pPr>
      <w:tabs>
        <w:tab w:val="center" w:pos="4680"/>
        <w:tab w:val="right" w:pos="9360"/>
      </w:tabs>
    </w:pPr>
  </w:style>
  <w:style w:type="character" w:customStyle="1" w:styleId="PiedepginaCar">
    <w:name w:val="Pie de página Car"/>
    <w:basedOn w:val="Fuentedeprrafopredeter"/>
    <w:link w:val="Piedepgina"/>
    <w:uiPriority w:val="99"/>
    <w:rsid w:val="001108E6"/>
  </w:style>
  <w:style w:type="paragraph" w:styleId="Prrafodelista">
    <w:name w:val="List Paragraph"/>
    <w:basedOn w:val="Normal"/>
    <w:uiPriority w:val="34"/>
    <w:qFormat/>
    <w:rsid w:val="0000781B"/>
    <w:pPr>
      <w:ind w:left="720"/>
      <w:contextualSpacing/>
    </w:pPr>
  </w:style>
  <w:style w:type="character" w:styleId="Refdecomentario">
    <w:name w:val="annotation reference"/>
    <w:basedOn w:val="Fuentedeprrafopredeter"/>
    <w:uiPriority w:val="99"/>
    <w:semiHidden/>
    <w:unhideWhenUsed/>
    <w:rsid w:val="00EC2E61"/>
    <w:rPr>
      <w:sz w:val="16"/>
      <w:szCs w:val="16"/>
    </w:rPr>
  </w:style>
  <w:style w:type="paragraph" w:styleId="Textocomentario">
    <w:name w:val="annotation text"/>
    <w:basedOn w:val="Normal"/>
    <w:link w:val="TextocomentarioCar"/>
    <w:uiPriority w:val="99"/>
    <w:unhideWhenUsed/>
    <w:rsid w:val="00EC2E61"/>
    <w:rPr>
      <w:sz w:val="20"/>
      <w:szCs w:val="20"/>
    </w:rPr>
  </w:style>
  <w:style w:type="character" w:customStyle="1" w:styleId="TextocomentarioCar">
    <w:name w:val="Texto comentario Car"/>
    <w:basedOn w:val="Fuentedeprrafopredeter"/>
    <w:link w:val="Textocomentario"/>
    <w:uiPriority w:val="99"/>
    <w:rsid w:val="00EC2E61"/>
    <w:rPr>
      <w:sz w:val="20"/>
      <w:szCs w:val="20"/>
    </w:rPr>
  </w:style>
  <w:style w:type="paragraph" w:styleId="Asuntodelcomentario">
    <w:name w:val="annotation subject"/>
    <w:basedOn w:val="Textocomentario"/>
    <w:next w:val="Textocomentario"/>
    <w:link w:val="AsuntodelcomentarioCar"/>
    <w:uiPriority w:val="99"/>
    <w:semiHidden/>
    <w:unhideWhenUsed/>
    <w:rsid w:val="00EC2E61"/>
    <w:rPr>
      <w:b/>
      <w:bCs/>
    </w:rPr>
  </w:style>
  <w:style w:type="character" w:customStyle="1" w:styleId="AsuntodelcomentarioCar">
    <w:name w:val="Asunto del comentario Car"/>
    <w:basedOn w:val="TextocomentarioCar"/>
    <w:link w:val="Asuntodelcomentario"/>
    <w:uiPriority w:val="99"/>
    <w:semiHidden/>
    <w:rsid w:val="00EC2E61"/>
    <w:rPr>
      <w:b/>
      <w:bCs/>
      <w:sz w:val="20"/>
      <w:szCs w:val="20"/>
    </w:rPr>
  </w:style>
  <w:style w:type="paragraph" w:styleId="Textodeglobo">
    <w:name w:val="Balloon Text"/>
    <w:basedOn w:val="Normal"/>
    <w:link w:val="TextodegloboCar"/>
    <w:uiPriority w:val="99"/>
    <w:semiHidden/>
    <w:unhideWhenUsed/>
    <w:rsid w:val="00EC2E6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E61"/>
    <w:rPr>
      <w:rFonts w:ascii="Segoe UI" w:hAnsi="Segoe UI" w:cs="Segoe UI"/>
      <w:sz w:val="18"/>
      <w:szCs w:val="18"/>
    </w:rPr>
  </w:style>
  <w:style w:type="paragraph" w:styleId="Revisin">
    <w:name w:val="Revision"/>
    <w:hidden/>
    <w:uiPriority w:val="99"/>
    <w:semiHidden/>
    <w:rsid w:val="00957523"/>
  </w:style>
  <w:style w:type="character" w:styleId="Mencionar">
    <w:name w:val="Mention"/>
    <w:basedOn w:val="Fuentedeprrafopredeter"/>
    <w:uiPriority w:val="99"/>
    <w:unhideWhenUsed/>
    <w:rsid w:val="00F72D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6373">
      <w:bodyDiv w:val="1"/>
      <w:marLeft w:val="0"/>
      <w:marRight w:val="0"/>
      <w:marTop w:val="0"/>
      <w:marBottom w:val="0"/>
      <w:divBdr>
        <w:top w:val="none" w:sz="0" w:space="0" w:color="auto"/>
        <w:left w:val="none" w:sz="0" w:space="0" w:color="auto"/>
        <w:bottom w:val="none" w:sz="0" w:space="0" w:color="auto"/>
        <w:right w:val="none" w:sz="0" w:space="0" w:color="auto"/>
      </w:divBdr>
      <w:divsChild>
        <w:div w:id="46119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741019">
      <w:bodyDiv w:val="1"/>
      <w:marLeft w:val="0"/>
      <w:marRight w:val="0"/>
      <w:marTop w:val="0"/>
      <w:marBottom w:val="0"/>
      <w:divBdr>
        <w:top w:val="none" w:sz="0" w:space="0" w:color="auto"/>
        <w:left w:val="none" w:sz="0" w:space="0" w:color="auto"/>
        <w:bottom w:val="none" w:sz="0" w:space="0" w:color="auto"/>
        <w:right w:val="none" w:sz="0" w:space="0" w:color="auto"/>
      </w:divBdr>
      <w:divsChild>
        <w:div w:id="849679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7cc43d4-cb10-4c0d-a6cd-d0416574ef75">
      <UserInfo>
        <DisplayName>Michael Shum</DisplayName>
        <AccountId>6</AccountId>
        <AccountType/>
      </UserInfo>
    </SharedWithUsers>
    <_ip_UnifiedCompliancePolicyUIAction xmlns="http://schemas.microsoft.com/sharepoint/v3" xsi:nil="true"/>
    <_ip_UnifiedCompliancePolicyProperties xmlns="http://schemas.microsoft.com/sharepoint/v3" xsi:nil="true"/>
    <TaxCatchAll xmlns="d7cc43d4-cb10-4c0d-a6cd-d0416574ef75" xsi:nil="true"/>
    <lcf76f155ced4ddcb4097134ff3c332f xmlns="b3009cee-7c30-473f-8031-755aa8d486d6">
      <Terms xmlns="http://schemas.microsoft.com/office/infopath/2007/PartnerControls"/>
    </lcf76f155ced4ddcb4097134ff3c332f>
    <Location xmlns="b3009cee-7c30-473f-8031-755aa8d486d6" xsi:nil="true"/>
    <Hyperlink xmlns="b3009cee-7c30-473f-8031-755aa8d486d6">
      <Url xsi:nil="true"/>
      <Description xsi:nil="true"/>
    </Hyperlink>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8D432154A5A54795671F7602DEF788" ma:contentTypeVersion="30" ma:contentTypeDescription="Create a new document." ma:contentTypeScope="" ma:versionID="cabf5ff5bb373022c0e9d81ed32ee95d">
  <xsd:schema xmlns:xsd="http://www.w3.org/2001/XMLSchema" xmlns:xs="http://www.w3.org/2001/XMLSchema" xmlns:p="http://schemas.microsoft.com/office/2006/metadata/properties" xmlns:ns1="http://schemas.microsoft.com/sharepoint/v3" xmlns:ns2="b3009cee-7c30-473f-8031-755aa8d486d6" xmlns:ns3="d7cc43d4-cb10-4c0d-a6cd-d0416574ef75" targetNamespace="http://schemas.microsoft.com/office/2006/metadata/properties" ma:root="true" ma:fieldsID="d094c9a1a043b5bd2ee0cf36b6e41bdb" ns1:_="" ns2:_="" ns3:_="">
    <xsd:import namespace="http://schemas.microsoft.com/sharepoint/v3"/>
    <xsd:import namespace="b3009cee-7c30-473f-8031-755aa8d486d6"/>
    <xsd:import namespace="d7cc43d4-cb10-4c0d-a6cd-d0416574ef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Location" minOccurs="0"/>
                <xsd:element ref="ns2:ada6cd52-6d78-4e3f-9087-12cc96691f6eCountryOrRegion" minOccurs="0"/>
                <xsd:element ref="ns2:ada6cd52-6d78-4e3f-9087-12cc96691f6eState" minOccurs="0"/>
                <xsd:element ref="ns2:ada6cd52-6d78-4e3f-9087-12cc96691f6eCity" minOccurs="0"/>
                <xsd:element ref="ns2:ada6cd52-6d78-4e3f-9087-12cc96691f6ePostalCode" minOccurs="0"/>
                <xsd:element ref="ns2:ada6cd52-6d78-4e3f-9087-12cc96691f6eStreet" minOccurs="0"/>
                <xsd:element ref="ns2:ada6cd52-6d78-4e3f-9087-12cc96691f6eGeoLoc" minOccurs="0"/>
                <xsd:element ref="ns2:ada6cd52-6d78-4e3f-9087-12cc96691f6eDispName" minOccurs="0"/>
                <xsd:element ref="ns2:Hyper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009cee-7c30-473f-8031-755aa8d48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06a68a6-6462-4ba3-be61-a4b46d281f06" ma:termSetId="09814cd3-568e-fe90-9814-8d621ff8fb84" ma:anchorId="fba54fb3-c3e1-fe81-a776-ca4b69148c4d" ma:open="true" ma:isKeyword="false">
      <xsd:complexType>
        <xsd:sequence>
          <xsd:element ref="pc:Terms" minOccurs="0" maxOccurs="1"/>
        </xsd:sequence>
      </xsd:complexType>
    </xsd:element>
    <xsd:element name="Location" ma:index="26" nillable="true" ma:displayName="Location" ma:format="Dropdown" ma:internalName="Location">
      <xsd:simpleType>
        <xsd:restriction base="dms:Unknown"/>
      </xsd:simpleType>
    </xsd:element>
    <xsd:element name="ada6cd52-6d78-4e3f-9087-12cc96691f6eCountryOrRegion" ma:index="27" nillable="true" ma:displayName="Location: Country/Region" ma:internalName="CountryOrRegion" ma:readOnly="true">
      <xsd:simpleType>
        <xsd:restriction base="dms:Text"/>
      </xsd:simpleType>
    </xsd:element>
    <xsd:element name="ada6cd52-6d78-4e3f-9087-12cc96691f6eState" ma:index="28" nillable="true" ma:displayName="Location: State" ma:internalName="State" ma:readOnly="true">
      <xsd:simpleType>
        <xsd:restriction base="dms:Text"/>
      </xsd:simpleType>
    </xsd:element>
    <xsd:element name="ada6cd52-6d78-4e3f-9087-12cc96691f6eCity" ma:index="29" nillable="true" ma:displayName="Location: City" ma:internalName="City" ma:readOnly="true">
      <xsd:simpleType>
        <xsd:restriction base="dms:Text"/>
      </xsd:simpleType>
    </xsd:element>
    <xsd:element name="ada6cd52-6d78-4e3f-9087-12cc96691f6ePostalCode" ma:index="30" nillable="true" ma:displayName="Location: Postal Code" ma:internalName="PostalCode" ma:readOnly="true">
      <xsd:simpleType>
        <xsd:restriction base="dms:Text"/>
      </xsd:simpleType>
    </xsd:element>
    <xsd:element name="ada6cd52-6d78-4e3f-9087-12cc96691f6eStreet" ma:index="31" nillable="true" ma:displayName="Location: Street" ma:internalName="Street" ma:readOnly="true">
      <xsd:simpleType>
        <xsd:restriction base="dms:Text"/>
      </xsd:simpleType>
    </xsd:element>
    <xsd:element name="ada6cd52-6d78-4e3f-9087-12cc96691f6eGeoLoc" ma:index="32" nillable="true" ma:displayName="Location: Coordinates" ma:internalName="GeoLoc" ma:readOnly="true">
      <xsd:simpleType>
        <xsd:restriction base="dms:Unknown"/>
      </xsd:simpleType>
    </xsd:element>
    <xsd:element name="ada6cd52-6d78-4e3f-9087-12cc96691f6eDispName" ma:index="33" nillable="true" ma:displayName="Location: Name" ma:internalName="DispName" ma:readOnly="true">
      <xsd:simpleType>
        <xsd:restriction base="dms:Text"/>
      </xsd:simpleType>
    </xsd:element>
    <xsd:element name="Hyperlink" ma:index="34"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c43d4-cb10-4c0d-a6cd-d0416574ef7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ca4e62c-5905-40b8-a99d-b78488c12827}" ma:internalName="TaxCatchAll" ma:showField="CatchAllData" ma:web="d7cc43d4-cb10-4c0d-a6cd-d0416574ef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2069C5-EFDE-4915-8D35-3976157EC39E}">
  <ds:schemaRefs>
    <ds:schemaRef ds:uri="http://schemas.microsoft.com/sharepoint/v3/contenttype/forms"/>
  </ds:schemaRefs>
</ds:datastoreItem>
</file>

<file path=customXml/itemProps2.xml><?xml version="1.0" encoding="utf-8"?>
<ds:datastoreItem xmlns:ds="http://schemas.openxmlformats.org/officeDocument/2006/customXml" ds:itemID="{650402E0-2A9D-429C-8C4B-E38026C91638}">
  <ds:schemaRefs>
    <ds:schemaRef ds:uri="http://schemas.microsoft.com/office/2006/metadata/properties"/>
    <ds:schemaRef ds:uri="http://schemas.microsoft.com/office/infopath/2007/PartnerControls"/>
    <ds:schemaRef ds:uri="d7cc43d4-cb10-4c0d-a6cd-d0416574ef75"/>
    <ds:schemaRef ds:uri="http://schemas.microsoft.com/sharepoint/v3"/>
    <ds:schemaRef ds:uri="b3009cee-7c30-473f-8031-755aa8d486d6"/>
  </ds:schemaRefs>
</ds:datastoreItem>
</file>

<file path=customXml/itemProps3.xml><?xml version="1.0" encoding="utf-8"?>
<ds:datastoreItem xmlns:ds="http://schemas.openxmlformats.org/officeDocument/2006/customXml" ds:itemID="{3B108EE5-D026-4D2F-989C-95069CE746F5}">
  <ds:schemaRefs>
    <ds:schemaRef ds:uri="http://schemas.openxmlformats.org/officeDocument/2006/bibliography"/>
  </ds:schemaRefs>
</ds:datastoreItem>
</file>

<file path=customXml/itemProps4.xml><?xml version="1.0" encoding="utf-8"?>
<ds:datastoreItem xmlns:ds="http://schemas.openxmlformats.org/officeDocument/2006/customXml" ds:itemID="{9BC7E642-97C6-4DE3-99B3-C00BFFF2260E}"/>
</file>

<file path=docProps/app.xml><?xml version="1.0" encoding="utf-8"?>
<Properties xmlns="http://schemas.openxmlformats.org/officeDocument/2006/extended-properties" xmlns:vt="http://schemas.openxmlformats.org/officeDocument/2006/docPropsVTypes">
  <Template>Normal</Template>
  <TotalTime>55</TotalTime>
  <Pages>9</Pages>
  <Words>2723</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Meade</dc:creator>
  <cp:lastModifiedBy>Juan Felipe Jaramillo Castillo</cp:lastModifiedBy>
  <cp:revision>69</cp:revision>
  <dcterms:created xsi:type="dcterms:W3CDTF">2019-06-03T12:35:00Z</dcterms:created>
  <dcterms:modified xsi:type="dcterms:W3CDTF">2025-05-27T15:22:00Z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0x0101007D8D432154A5A54795671F7602DEF788</vt:lpwstr>
  </property>
  <property fmtid="{D5CDD505-2E9C-101B-9397-08002B2CF9AE}" pid="3" name="MediaServiceImageTags">
    <vt:lpwstr/>
  </property>
</Properties>
</file>